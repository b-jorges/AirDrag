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346856D3" w:rsidR="003F4A3B" w:rsidRPr="006565D9" w:rsidRDefault="006565D9" w:rsidP="006565D9">
      <w:pPr>
        <w:jc w:val="center"/>
        <w:rPr>
          <w:lang w:val="es-ES"/>
        </w:rPr>
      </w:pPr>
      <w:r w:rsidRPr="006565D9">
        <w:rPr>
          <w:lang w:val="es-ES"/>
        </w:rPr>
        <w:t>Borja Aguado</w:t>
      </w:r>
      <w:r w:rsidR="00070687" w:rsidRPr="00392FE6">
        <w:rPr>
          <w:lang w:val="es-ES"/>
        </w:rPr>
        <w:t>¹</w:t>
      </w:r>
      <w:r w:rsidRPr="006565D9">
        <w:rPr>
          <w:lang w:val="es-ES"/>
        </w:rPr>
        <w:t>, Björn Jörges</w:t>
      </w:r>
      <w:r>
        <w:rPr>
          <w:lang w:val="es-ES"/>
        </w:rPr>
        <w:t>²</w:t>
      </w:r>
      <w:r w:rsidRPr="006565D9">
        <w:rPr>
          <w:lang w:val="es-ES"/>
        </w:rPr>
        <w:t>, Joan López-Moliner</w:t>
      </w:r>
      <w:r w:rsidR="00070687" w:rsidRPr="00392FE6">
        <w:rPr>
          <w:lang w:val="es-ES"/>
        </w:rPr>
        <w:t>¹</w:t>
      </w:r>
      <w:r w:rsidRPr="006565D9">
        <w:rPr>
          <w:lang w:val="es-ES"/>
        </w:rPr>
        <w:t>*</w:t>
      </w:r>
    </w:p>
    <w:p w14:paraId="0B232E41" w14:textId="4A6AEB61" w:rsidR="006565D9" w:rsidRDefault="006565D9" w:rsidP="006565D9">
      <w:r w:rsidRPr="006565D9">
        <w:t>¹ Vision and Control of Action (VISCA) group, Department of Cognition, Development and Psychology of Education, Institut de Neurociències, Universitat de Barcelona, Ps. Vall d'Hebron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Keele Street, Toronto, ON M3J 1P3, Canada</w:t>
      </w:r>
    </w:p>
    <w:p w14:paraId="4D40D49E" w14:textId="2F9C9CC6" w:rsidR="006565D9" w:rsidRDefault="006565D9" w:rsidP="003F4A3B">
      <w:r>
        <w:t>*Corresponding Author</w:t>
      </w:r>
    </w:p>
    <w:p w14:paraId="26372209" w14:textId="23AF78DC" w:rsidR="006565D9" w:rsidRDefault="006565D9" w:rsidP="003F4A3B"/>
    <w:p w14:paraId="1DBC5E60" w14:textId="08B4AF13" w:rsidR="00C72142" w:rsidRDefault="00C72142" w:rsidP="00C72142">
      <w:pPr>
        <w:pStyle w:val="Heading2"/>
      </w:pPr>
      <w:r>
        <w:t>Abstract</w:t>
      </w:r>
    </w:p>
    <w:p w14:paraId="53145B0F" w14:textId="0A91BFDF"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ins w:id="0" w:author="Björn Jörges" w:date="2020-04-02T14:40:00Z">
        <w:r w:rsidR="001D4980">
          <w:t xml:space="preserve"> both b</w:t>
        </w:r>
        <w:r w:rsidR="001D4980" w:rsidRPr="001D4980">
          <w:rPr>
            <w:rPrChange w:id="1" w:author="Björn Jörges" w:date="2020-04-02T14:40:00Z">
              <w:rPr>
                <w:lang w:val="de-DE"/>
              </w:rPr>
            </w:rPrChange>
          </w:rPr>
          <w:t xml:space="preserve">y </w:t>
        </w:r>
        <w:r w:rsidR="001D4980">
          <w:t>the size and</w:t>
        </w:r>
      </w:ins>
      <w:r w:rsidR="00D671F3">
        <w:t xml:space="preserve"> </w:t>
      </w:r>
      <w:del w:id="2" w:author="Björn Jörges" w:date="2020-04-02T14:40:00Z">
        <w:r w:rsidR="00D671F3" w:rsidDel="001D4980">
          <w:delText xml:space="preserve">by </w:delText>
        </w:r>
      </w:del>
      <w:r w:rsidR="00D671F3">
        <w:t>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63E4658A"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While this can facilitate some aspects of setup and analysis, it may lead to systematic errors in results.</w:t>
      </w:r>
      <w:r w:rsidR="000E1AC4">
        <w:t xml:space="preserve"> </w:t>
      </w:r>
      <w:r>
        <w:t>There is evidence that humans represent 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w:t>
      </w:r>
      <w:r w:rsidR="009E3B5C" w:rsidRPr="009E3B5C">
        <w:rPr>
          <w:noProof/>
        </w:rPr>
        <w:lastRenderedPageBreak/>
        <w:t>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1D4980"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7616B4E2" w:rsidR="00FE01CA" w:rsidRDefault="001D4980"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respectively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6C9EE172"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mass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del w:id="3" w:author="Björn Jörges" w:date="2020-04-02T14:48:00Z">
        <w:r w:rsidR="00E7534E" w:rsidDel="001D4980">
          <w:delText>Furthermore, i</w:delText>
        </w:r>
      </w:del>
      <w:ins w:id="4" w:author="Björn Jörges" w:date="2020-04-02T14:48:00Z">
        <w:r w:rsidR="001D4980">
          <w:t>I</w:t>
        </w:r>
      </w:ins>
      <w:r w:rsidR="00E7534E">
        <w:t xml:space="preserve">f humans represent air drag, it stands to reason that they </w:t>
      </w:r>
      <w:del w:id="5" w:author="Björn Jörges" w:date="2020-04-02T14:46:00Z">
        <w:r w:rsidR="00E7534E" w:rsidDel="001D4980">
          <w:delText xml:space="preserve">also represent air </w:delText>
        </w:r>
        <w:r w:rsidR="00E7534E" w:rsidDel="001D4980">
          <w:softHyphen/>
          <w:delText>drag-relative properties of known objects such as their density and their respective drag coefficient</w:delText>
        </w:r>
      </w:del>
      <w:ins w:id="6" w:author="Björn Jörges" w:date="2020-04-02T14:46:00Z">
        <w:r w:rsidR="001D4980">
          <w:t>adapt their expectations to the object</w:t>
        </w:r>
      </w:ins>
      <w:ins w:id="7" w:author="Björn Jörges" w:date="2020-04-02T14:47:00Z">
        <w:r w:rsidR="001D4980">
          <w:t xml:space="preserve"> at hand, with regards to, for example, its size</w:t>
        </w:r>
      </w:ins>
      <w:r w:rsidR="00E7534E">
        <w:t>.</w:t>
      </w:r>
      <w:ins w:id="8" w:author="Björn Jörges" w:date="2020-04-02T14:48:00Z">
        <w:r w:rsidR="001D4980">
          <w:t xml:space="preserve"> We would thus e</w:t>
        </w:r>
      </w:ins>
      <w:ins w:id="9" w:author="Björn Jörges" w:date="2020-04-02T14:49:00Z">
        <w:r w:rsidR="001D4980">
          <w:t>xpect predictions to be equally accurate for two objects with different sizes (Hypothesis 2).</w:t>
        </w:r>
      </w:ins>
      <w:ins w:id="10" w:author="Björn Jörges" w:date="2020-04-02T14:48:00Z">
        <w:r w:rsidR="001D4980">
          <w:t xml:space="preserve"> It furthermore stands to reason that</w:t>
        </w:r>
      </w:ins>
      <w:ins w:id="11" w:author="Björn Jörges" w:date="2020-04-02T14:49:00Z">
        <w:r w:rsidR="001D4980">
          <w:t xml:space="preserve"> humans integrate all available information to</w:t>
        </w:r>
      </w:ins>
      <w:ins w:id="12" w:author="Björn Jörges" w:date="2020-04-02T14:50:00Z">
        <w:r w:rsidR="00A5753F">
          <w:t xml:space="preserve"> make interceptive actions as accurate as possible.</w:t>
        </w:r>
      </w:ins>
      <w:ins w:id="13" w:author="Björn Jörges" w:date="2020-04-02T14:51:00Z">
        <w:r w:rsidR="00A5753F">
          <w:t xml:space="preserve"> For known objects, such as tennis balls or basketballs,</w:t>
        </w:r>
      </w:ins>
      <w:ins w:id="14" w:author="Björn Jörges" w:date="2020-04-02T14:50:00Z">
        <w:r w:rsidR="00A5753F">
          <w:t xml:space="preserve"> </w:t>
        </w:r>
      </w:ins>
      <w:ins w:id="15" w:author="Björn Jörges" w:date="2020-04-02T14:51:00Z">
        <w:r w:rsidR="00A5753F">
          <w:t>the texture could represent such additional cues to be integrated with online</w:t>
        </w:r>
      </w:ins>
      <w:ins w:id="16" w:author="Björn Jörges" w:date="2020-04-02T14:52:00Z">
        <w:r w:rsidR="00A5753F">
          <w:t xml:space="preserve"> visual information.</w:t>
        </w:r>
      </w:ins>
      <w:del w:id="17" w:author="Björn Jörges" w:date="2020-04-02T14:51:00Z">
        <w:r w:rsidR="00E7534E" w:rsidDel="00A5753F">
          <w:delText xml:space="preserve"> </w:delText>
        </w:r>
      </w:del>
      <w:r w:rsidR="00E7534E">
        <w:t xml:space="preserve">We thus expect to observe systematic errors when the air drag acting upon a simulated object does not correspond to its appearance (e. g. a </w:t>
      </w:r>
      <w:ins w:id="18" w:author="Björn Jörges" w:date="2020-04-02T14:52:00Z">
        <w:r w:rsidR="00A5753F">
          <w:t>basket</w:t>
        </w:r>
      </w:ins>
      <w:r w:rsidR="00E7534E">
        <w:t>ball</w:t>
      </w:r>
      <w:ins w:id="19" w:author="Björn Jörges" w:date="2020-04-02T14:52:00Z">
        <w:r w:rsidR="00A5753F">
          <w:t>-sized target</w:t>
        </w:r>
      </w:ins>
      <w:r w:rsidR="00E7534E">
        <w:t xml:space="preserve"> with the </w:t>
      </w:r>
      <w:del w:id="20" w:author="Björn Jörges" w:date="2020-04-02T14:52:00Z">
        <w:r w:rsidR="00E7534E" w:rsidDel="00A5753F">
          <w:delText xml:space="preserve">appearance </w:delText>
        </w:r>
      </w:del>
      <w:ins w:id="21" w:author="Björn Jörges" w:date="2020-04-02T14:52:00Z">
        <w:r w:rsidR="00A5753F">
          <w:t xml:space="preserve">texture </w:t>
        </w:r>
      </w:ins>
      <w:r w:rsidR="00E7534E">
        <w:t>of a tennis ball</w:t>
      </w:r>
      <w:del w:id="22" w:author="Björn Jörges" w:date="2020-04-02T14:52:00Z">
        <w:r w:rsidR="00E7534E" w:rsidDel="00A5753F">
          <w:delText>, but air drag-relevant properties of a basketball</w:delText>
        </w:r>
      </w:del>
      <w:r w:rsidR="00A6529B">
        <w:t xml:space="preserve">; Hypothesis </w:t>
      </w:r>
      <w:ins w:id="23" w:author="Björn Jörges" w:date="2020-04-02T14:52:00Z">
        <w:r w:rsidR="00A5753F">
          <w:t>3</w:t>
        </w:r>
      </w:ins>
      <w:del w:id="24" w:author="Björn Jörges" w:date="2020-04-02T14:52:00Z">
        <w:r w:rsidR="00A6529B" w:rsidDel="00A5753F">
          <w:delText>2</w:delText>
        </w:r>
      </w:del>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lastRenderedPageBreak/>
        <w:t>Methods</w:t>
      </w:r>
    </w:p>
    <w:p w14:paraId="55B05C87" w14:textId="05F8E2EF" w:rsidR="00DA5A0C" w:rsidRDefault="00DA5A0C" w:rsidP="00DA5A0C">
      <w:pPr>
        <w:pStyle w:val="Heading2"/>
      </w:pPr>
      <w:r>
        <w:t>Participants</w:t>
      </w:r>
    </w:p>
    <w:p w14:paraId="3826AD10" w14:textId="16118C36"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6B6C8AE1"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p>
    <w:p w14:paraId="32194A8A" w14:textId="6D5B1E1F" w:rsidR="003F4A3B" w:rsidRDefault="0006438B" w:rsidP="003F4A3B">
      <w:pPr>
        <w:jc w:val="both"/>
      </w:pPr>
      <w:r>
        <w:lastRenderedPageBreak/>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1D4980"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1D4980"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1D4980"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1D4980"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1D4980"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1D4980"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687BB745" w:rsidR="009F4A02" w:rsidRDefault="00047573" w:rsidP="00047573">
      <w:pPr>
        <w:pStyle w:val="Caption"/>
      </w:pPr>
      <w:bookmarkStart w:id="25" w:name="_Ref36243749"/>
      <w:r>
        <w:t xml:space="preserve">Figure </w:t>
      </w:r>
      <w:fldSimple w:instr=" SEQ Figure \* ARABIC ">
        <w:r w:rsidR="007E51E7">
          <w:rPr>
            <w:noProof/>
          </w:rPr>
          <w:t>1</w:t>
        </w:r>
      </w:fldSimple>
      <w:bookmarkEnd w:id="25"/>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38EAFB69" w:rsidR="00047573" w:rsidRPr="00255627" w:rsidRDefault="00C63A7A" w:rsidP="00255627">
      <w:pPr>
        <w:jc w:val="both"/>
      </w:pPr>
      <w:r w:rsidRPr="00255627">
        <w:t xml:space="preserve">While longer flight durations would have lead to greater differences between </w:t>
      </w:r>
      <w:r w:rsidR="007615FA">
        <w:t>“</w:t>
      </w:r>
      <w:r w:rsidRPr="00CE140E">
        <w:t>Airdrag: Present</w:t>
      </w:r>
      <w:r w:rsidR="007615FA">
        <w:t>”</w:t>
      </w:r>
      <w:r w:rsidRPr="00255627">
        <w:t xml:space="preserve"> and </w:t>
      </w:r>
      <w:r w:rsidR="007615FA">
        <w:t>“</w:t>
      </w:r>
      <w:r w:rsidRPr="00CE140E">
        <w:t>Airdrag: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9"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1D4980"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1D4980"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37E37266" w:rsidR="004A25AA" w:rsidRDefault="009F4A02" w:rsidP="00EC2370">
      <w:pPr>
        <w:jc w:val="both"/>
      </w:pPr>
      <w:r>
        <w:t xml:space="preserve">We then removed those trials as outliers where the </w:t>
      </w:r>
      <w:r w:rsidR="00797B60">
        <w:t>Error Ratio</w:t>
      </w:r>
      <w:r>
        <w:t xml:space="preserve"> </w:t>
      </w:r>
      <w:r w:rsidR="00797B60">
        <w:t xml:space="preserve">was smaller than 0.25 or greater than 4. Here, we excluded 1180 of an initial 19200 trials, </w:t>
      </w:r>
      <w:r w:rsidR="00B651B8">
        <w:t xml:space="preserve">that is </w:t>
      </w:r>
      <w:r w:rsidR="00797B60">
        <w:t>6.18 %</w:t>
      </w:r>
      <w:r w:rsidR="00B651B8">
        <w:t xml:space="preserve"> of </w:t>
      </w:r>
      <w:r w:rsidR="005120FD">
        <w:t>all trials</w:t>
      </w:r>
      <w:r w:rsidR="00797B60">
        <w:t xml:space="preserve">. In a second step, </w:t>
      </w:r>
      <w:r w:rsidR="000E5B03">
        <w:t>w</w:t>
      </w:r>
      <w:r w:rsidR="00B47E32">
        <w:t>e removed those trials where either of the error ratios lay more than 1.5 times the interquartile distance above the upper quartile or below the lower quartile.</w:t>
      </w:r>
      <w:r w:rsidR="00797B60">
        <w:t xml:space="preserve"> This algorithm lead to a loss of </w:t>
      </w:r>
      <w:r w:rsidR="00E07821">
        <w:t xml:space="preserve">another </w:t>
      </w:r>
      <w:r w:rsidR="00E641E4">
        <w:t>977</w:t>
      </w:r>
      <w:r w:rsidR="00E07821">
        <w:t xml:space="preserve"> trials, or </w:t>
      </w:r>
      <w:r w:rsidR="00103BDD">
        <w:t>5.4</w:t>
      </w:r>
      <w:r w:rsidR="00E07821">
        <w:t> % of the remaining trials.</w:t>
      </w:r>
      <w:r w:rsidR="006F1E4D">
        <w:t xml:space="preserve"> </w:t>
      </w:r>
      <w:r>
        <w:t xml:space="preserve">We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9F4A02">
        <w:rPr>
          <w:noProof/>
        </w:rPr>
        <w:t>(Bates, Mächler, Bolker, &amp; Walker, 2015)</w:t>
      </w:r>
      <w:r>
        <w:fldChar w:fldCharType="end"/>
      </w:r>
      <w:r>
        <w:t xml:space="preserve"> and Bayesian Linear Mixed Modelling </w:t>
      </w:r>
      <w:r>
        <w:fldChar w:fldCharType="begin" w:fldLock="1"/>
      </w:r>
      <w:r>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9F4A02">
        <w:rPr>
          <w:noProof/>
        </w:rPr>
        <w:t>(Bürkner, 2018; Stan Development Team, 2016)</w:t>
      </w:r>
      <w:r>
        <w:fldChar w:fldCharType="end"/>
      </w:r>
      <w:r>
        <w:t>.</w:t>
      </w:r>
      <w:r w:rsidR="00B86946">
        <w:t xml:space="preserve"> Linear Mixed Modelling allows to </w:t>
      </w:r>
      <w:r w:rsidR="00D57C5D">
        <w:t xml:space="preserve">estimate intercepts and regression coefficients across the whole population (“fixed effects”) or separately for sub-groups of the population (“random effects”). This allows us to separate between variability in responses due to the effect in question, and variability due to other sources, e. g. idiosyncrasies of each participant. Bayesian Linear Mixed Modelling extends this framework by estimating whole distributions for each fixed and random effect, thus allowing us to test </w:t>
      </w:r>
      <w:r w:rsidR="00D1708A">
        <w:t>for variability differences. It furthermore enables the application of priors</w:t>
      </w:r>
      <w:ins w:id="26" w:author="Björn Jörges" w:date="2020-04-02T14:57:00Z">
        <w:r w:rsidR="000E10F8">
          <w:t>; we, however, will</w:t>
        </w:r>
      </w:ins>
      <w:del w:id="27" w:author="Björn Jörges" w:date="2020-04-02T14:57:00Z">
        <w:r w:rsidR="00D1708A" w:rsidDel="000E10F8">
          <w:delText>,</w:delText>
        </w:r>
      </w:del>
      <w:r w:rsidR="00D1708A">
        <w:t xml:space="preserve"> </w:t>
      </w:r>
      <w:del w:id="28" w:author="Björn Jörges" w:date="2020-04-02T14:57:00Z">
        <w:r w:rsidR="00D1708A" w:rsidDel="000E10F8">
          <w:delText xml:space="preserve">which we </w:delText>
        </w:r>
      </w:del>
      <w:r w:rsidR="00D1708A">
        <w:t>will not make us</w:t>
      </w:r>
      <w:ins w:id="29" w:author="Björn Jörges" w:date="2020-04-02T14:57:00Z">
        <w:r w:rsidR="000E10F8">
          <w:t>e</w:t>
        </w:r>
      </w:ins>
      <w:r w:rsidR="00D1708A">
        <w:t xml:space="preserve"> of</w:t>
      </w:r>
      <w:ins w:id="30" w:author="Björn Jörges" w:date="2020-04-02T14:57:00Z">
        <w:r w:rsidR="000E10F8">
          <w:t xml:space="preserve"> this feature</w:t>
        </w:r>
      </w:ins>
      <w:r w:rsidR="00D1708A">
        <w:t xml:space="preserve"> in the present paper</w:t>
      </w:r>
      <w:ins w:id="31" w:author="Björn Jörges" w:date="2020-04-02T14:57:00Z">
        <w:r w:rsidR="000E10F8">
          <w:t>, and</w:t>
        </w:r>
      </w:ins>
      <w:ins w:id="32" w:author="Björn Jörges" w:date="2020-04-02T14:58:00Z">
        <w:r w:rsidR="000E10F8">
          <w:t xml:space="preserve"> rely on the very shallow default prior implemented in the brms package.</w:t>
        </w:r>
      </w:ins>
      <w:del w:id="33" w:author="Björn Jörges" w:date="2020-04-02T14:57:00Z">
        <w:r w:rsidR="00D1708A" w:rsidDel="000E10F8">
          <w:delText>.</w:delText>
        </w:r>
      </w:del>
    </w:p>
    <w:p w14:paraId="323DD6DB" w14:textId="2D85B4B5" w:rsidR="009D5335" w:rsidRDefault="009D5335" w:rsidP="00EC2370">
      <w:pPr>
        <w:jc w:val="both"/>
        <w:rPr>
          <w:ins w:id="34" w:author="Björn Jörges" w:date="2020-04-02T14:53:00Z"/>
        </w:rPr>
      </w:pPr>
      <w:r>
        <w:t xml:space="preserve">We test each hypothesis both temporally and spatially. For </w:t>
      </w:r>
      <w:r w:rsidRPr="00C64662">
        <w:rPr>
          <w:b/>
          <w:bCs/>
        </w:rPr>
        <w:t>Hypothesis 1</w:t>
      </w:r>
      <w:r>
        <w:t>, we expect humans to use their internalized knowledge of air drag in their habitual environment to predict object motion. Therefore, performance should be accurate for those trials where air drag is simulated</w:t>
      </w:r>
      <w:r w:rsidR="00C64662">
        <w:t xml:space="preserve"> and systematic errors should be observed when the trajectory unfolds without the influence of air drag. </w:t>
      </w:r>
      <w:r>
        <w:t xml:space="preserve">In the temporal task, </w:t>
      </w:r>
      <w:r>
        <w:lastRenderedPageBreak/>
        <w:t xml:space="preserve">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xml:space="preserve">). In the spatial task, participants should expect the ball to be slowed down by air drag, so we predict an undershoot in participant responses (i. e. they place the object too far to the left; </w:t>
      </w:r>
      <w:r w:rsidR="00C64662" w:rsidRPr="00E16F8E">
        <w:rPr>
          <w:i/>
          <w:iCs/>
        </w:rPr>
        <w:t>Prediction 1b</w:t>
      </w:r>
      <w:r w:rsidR="00C64662">
        <w:t>).</w:t>
      </w:r>
      <w:ins w:id="35" w:author="Björn Jörges" w:date="2020-04-02T14:58:00Z">
        <w:r w:rsidR="000E10F8">
          <w:t xml:space="preserve"> We </w:t>
        </w:r>
      </w:ins>
      <w:ins w:id="36" w:author="Björn Jörges" w:date="2020-04-02T14:59:00Z">
        <w:r w:rsidR="000E10F8">
          <w:t xml:space="preserve">first test whether there are any differences between both conditions via Linear Mixed Modelling, and then quantify via Bayesian Linear Mixed Modelling </w:t>
        </w:r>
      </w:ins>
      <w:ins w:id="37" w:author="Björn Jörges" w:date="2020-04-02T15:00:00Z">
        <w:r w:rsidR="000E10F8">
          <w:t>in which of the two conditions participants are more accurate.</w:t>
        </w:r>
      </w:ins>
    </w:p>
    <w:p w14:paraId="12448E05" w14:textId="2BA87392" w:rsidR="00FE7153" w:rsidRDefault="00FE7153" w:rsidP="00EC2370">
      <w:pPr>
        <w:jc w:val="both"/>
      </w:pPr>
      <w:ins w:id="38" w:author="Björn Jörges" w:date="2020-04-02T14:53:00Z">
        <w:r>
          <w:t>For Hypothesis 2, we expect that temporal and spatial errors are comparable for targets of tennis ball size and targets of bas</w:t>
        </w:r>
      </w:ins>
      <w:ins w:id="39" w:author="Björn Jörges" w:date="2020-04-02T14:54:00Z">
        <w:r>
          <w:t>ketball size.</w:t>
        </w:r>
      </w:ins>
      <w:ins w:id="40" w:author="Björn Jörges" w:date="2020-04-02T14:56:00Z">
        <w:r w:rsidR="000E10F8">
          <w:t xml:space="preserve"> To quantify how similar </w:t>
        </w:r>
      </w:ins>
      <w:ins w:id="41" w:author="Björn Jörges" w:date="2020-04-02T14:57:00Z">
        <w:r w:rsidR="000E10F8">
          <w:t>errors are between these two conditions, we use Bayesian Linear Mixed Models</w:t>
        </w:r>
      </w:ins>
      <w:ins w:id="42" w:author="Björn Jörges" w:date="2020-04-02T14:58:00Z">
        <w:r w:rsidR="000E10F8">
          <w:t>.</w:t>
        </w:r>
      </w:ins>
    </w:p>
    <w:p w14:paraId="490EDBA9" w14:textId="5441CCBF" w:rsidR="00E16F8E" w:rsidRDefault="00C64662" w:rsidP="0006438B">
      <w:pPr>
        <w:jc w:val="both"/>
      </w:pPr>
      <w:r>
        <w:t xml:space="preserve">For </w:t>
      </w:r>
      <w:r w:rsidRPr="00E16F8E">
        <w:rPr>
          <w:b/>
          <w:bCs/>
        </w:rPr>
        <w:t xml:space="preserve">Hypothesis </w:t>
      </w:r>
      <w:ins w:id="43" w:author="Björn Jörges" w:date="2020-04-02T14:53:00Z">
        <w:r w:rsidR="00FE7153">
          <w:rPr>
            <w:b/>
            <w:bCs/>
          </w:rPr>
          <w:t>3</w:t>
        </w:r>
      </w:ins>
      <w:del w:id="44" w:author="Björn Jörges" w:date="2020-04-02T14:53:00Z">
        <w:r w:rsidRPr="00E16F8E" w:rsidDel="00FE7153">
          <w:rPr>
            <w:b/>
            <w:bCs/>
          </w:rPr>
          <w:delText>2</w:delText>
        </w:r>
      </w:del>
      <w:r>
        <w:t>, we expect the texture of the object to affect how participants extrapolate motion. For the target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 For the target with basketball texture, but tennis ball size and mass, participant should respond slightly earlier than for the target with tennis ball texture and tennis ball size (</w:t>
      </w:r>
      <w:r w:rsidR="00E16F8E" w:rsidRPr="00E16F8E">
        <w:rPr>
          <w:i/>
          <w:iCs/>
        </w:rPr>
        <w:t>Prediction 2a</w:t>
      </w:r>
      <w:r w:rsidR="00E16F8E">
        <w:t>).</w:t>
      </w:r>
      <w:r w:rsidR="008B6F26">
        <w:t xml:space="preserve"> In the spatial domain, we expect participants to undershoot (i. e. they perceive the point of impact too far to the left) for the Basketball, Incongruent target with regards to the </w:t>
      </w:r>
      <w:r w:rsidR="00593F18">
        <w:t>“</w:t>
      </w:r>
      <w:r w:rsidR="008B6F26">
        <w:t>Tennis Ball, Congruent</w:t>
      </w:r>
      <w:r w:rsidR="00593F18">
        <w:t>”</w:t>
      </w:r>
      <w:r w:rsidR="008B6F26">
        <w:t xml:space="preserve">, and an overshoot (i. 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rediction 2b</w:t>
      </w:r>
      <w:r w:rsidR="008B6F26">
        <w:t>).</w:t>
      </w:r>
    </w:p>
    <w:p w14:paraId="1E2CB8FF" w14:textId="63CBA958" w:rsidR="00862538" w:rsidRDefault="00862538" w:rsidP="0006438B">
      <w:pPr>
        <w:jc w:val="both"/>
      </w:pPr>
      <w:r>
        <w:t>All data, as well as the R script used to analyze the data, can be found on GitHub (</w:t>
      </w:r>
      <w:hyperlink r:id="rId10" w:history="1">
        <w:r>
          <w:rPr>
            <w:rStyle w:val="Hyperlink"/>
          </w:rPr>
          <w:t>https://github.com/b-jorges/AirDrag</w:t>
        </w:r>
      </w:hyperlink>
      <w:r>
        <w:t>).</w:t>
      </w:r>
    </w:p>
    <w:p w14:paraId="35D96208" w14:textId="77777777" w:rsidR="00147804" w:rsidRPr="00147804" w:rsidRDefault="00147804" w:rsidP="0006438B">
      <w:pPr>
        <w:jc w:val="both"/>
      </w:pPr>
    </w:p>
    <w:p w14:paraId="3C91F271" w14:textId="6F85F2AC" w:rsidR="000F2606" w:rsidRDefault="00C8333D" w:rsidP="000F2606">
      <w:pPr>
        <w:pStyle w:val="Heading2"/>
      </w:pPr>
      <w:r>
        <w:rPr>
          <w:rFonts w:eastAsiaTheme="minorEastAsia"/>
        </w:rPr>
        <w:t xml:space="preserve">Results - </w:t>
      </w:r>
      <w:r w:rsidR="000F2606">
        <w:t>Confirmatory Analyses</w:t>
      </w:r>
    </w:p>
    <w:p w14:paraId="38043087" w14:textId="25C2CE13" w:rsidR="00E16F8E" w:rsidRPr="00E16F8E" w:rsidRDefault="00E16F8E" w:rsidP="00E16F8E">
      <w:r>
        <w:t xml:space="preserve">We will first conduct confirmatory analyses to test our main </w:t>
      </w:r>
      <w:r w:rsidR="00147804" w:rsidRPr="000C59D9">
        <w:rPr>
          <w:b/>
          <w:bCs/>
        </w:rPr>
        <w:t>H</w:t>
      </w:r>
      <w:r w:rsidRPr="000C59D9">
        <w:rPr>
          <w:b/>
          <w:bCs/>
        </w:rPr>
        <w:t xml:space="preserve">ypotheses </w:t>
      </w:r>
      <w:r w:rsidR="00147804" w:rsidRPr="000C59D9">
        <w:rPr>
          <w:b/>
          <w:bCs/>
        </w:rPr>
        <w:t>1 and 2</w:t>
      </w:r>
      <w:r w:rsidR="00147804">
        <w:t xml:space="preserve"> via our </w:t>
      </w:r>
      <w:r w:rsidR="00147804" w:rsidRPr="000C59D9">
        <w:rPr>
          <w:i/>
          <w:iCs/>
        </w:rPr>
        <w:t>Predictions 1a, 1b, 2a and 2b</w:t>
      </w:r>
      <w:r>
        <w:t>.</w:t>
      </w:r>
    </w:p>
    <w:p w14:paraId="77D0A381" w14:textId="666ACB9C" w:rsidR="00DF2DEF" w:rsidRDefault="00DF2DEF" w:rsidP="00DF2DEF">
      <w:pPr>
        <w:pStyle w:val="Heading3"/>
      </w:pPr>
      <w:r>
        <w:t>Hypothesis 1: Representation of Air Drag</w:t>
      </w:r>
    </w:p>
    <w:p w14:paraId="5894D6DA" w14:textId="54E2A884"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 xml:space="preserve">A displays the distribution of responses for the timing task.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3F248C">
        <w:t>air drag as fixed effect (a binary categorical variable with the values “Present” and “Absent”) and random intercepts per participant to explain timing error rati</w:t>
      </w:r>
      <w:r w:rsidR="009F4A02">
        <w:t>o</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1D4980"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doesn’t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10BB0946" w14:textId="2B199C21" w:rsidR="007651EB" w:rsidRDefault="00144185" w:rsidP="00EC2370">
      <w:pPr>
        <w:jc w:val="both"/>
      </w:pPr>
      <w:r>
        <w:t>A Likelihood Ratio Test showed that the Test Model is significantly better than the Null Model (p</w:t>
      </w:r>
      <w:r w:rsidR="00B83FDA">
        <w:t> </w:t>
      </w:r>
      <w:r>
        <w:t>=</w:t>
      </w:r>
      <w:r w:rsidR="00B83FDA">
        <w:t> </w:t>
      </w:r>
      <w:r>
        <w:t>0.00</w:t>
      </w:r>
      <w:r w:rsidR="00975D41">
        <w:t>3</w:t>
      </w:r>
      <w:r>
        <w:t xml:space="preserve">). The regression coefficient for the fixed effect </w:t>
      </w:r>
      <w:r w:rsidR="007615FA">
        <w:t>“</w:t>
      </w:r>
      <w:r>
        <w:t>Air Drag: Absent</w:t>
      </w:r>
      <w:r w:rsidR="007615FA">
        <w:t>”</w:t>
      </w:r>
      <w:r>
        <w:t xml:space="preserve"> is 0.01</w:t>
      </w:r>
      <w:r w:rsidR="007D41E8">
        <w:t>6</w:t>
      </w:r>
      <w:r>
        <w:t xml:space="preserve"> (SE = 0.005), indicating that responses occurred </w:t>
      </w:r>
      <w:r w:rsidR="005120FD">
        <w:t xml:space="preserve">later </w:t>
      </w:r>
      <w:r>
        <w:t xml:space="preserve">in this condition. </w:t>
      </w:r>
      <w:r w:rsidR="007651EB">
        <w:t xml:space="preserve">Humans thus use the same internalized knowledge to extrapolate motion independently of whether air drag was presented during the visible part of the </w:t>
      </w:r>
      <w:r w:rsidR="007651EB">
        <w:lastRenderedPageBreak/>
        <w:t>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The tiebreaker to this question is which of the conditions is more accurate (i. e. an error ratio closer to 1). In our frequentist framework, we can ascertain if the intercept of the Mixed Model differs significantly 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7F34BCC" w14:textId="29821890" w:rsidR="00993195" w:rsidRDefault="00A906F7" w:rsidP="00EC2370">
      <w:pPr>
        <w:jc w:val="both"/>
      </w:pPr>
      <w:r>
        <w:t>For neither for the two conditions (</w:t>
      </w:r>
      <w:r w:rsidR="00593F18">
        <w:t>“</w:t>
      </w:r>
      <w:r>
        <w:t>Airdrag: Present</w:t>
      </w:r>
      <w:r w:rsidR="00593F18">
        <w:t>”</w:t>
      </w:r>
      <w:r>
        <w:t xml:space="preserve"> and </w:t>
      </w:r>
      <w:r w:rsidR="00593F18">
        <w:t>“</w:t>
      </w:r>
      <w:r>
        <w:t>Airdrag: Absent</w:t>
      </w:r>
      <w:r w:rsidR="00593F18">
        <w:t>”</w:t>
      </w:r>
      <w:r>
        <w:t>), the Test Model is significantly better than the Null Model (p = 0.</w:t>
      </w:r>
      <w:r w:rsidR="007D41E8">
        <w:t>679</w:t>
      </w:r>
      <w:r>
        <w:t xml:space="preserve"> and p = 0.</w:t>
      </w:r>
      <w:r w:rsidR="007D41E8">
        <w:t>797</w:t>
      </w:r>
      <w:r w:rsidR="00993195">
        <w:t xml:space="preserve">, respectively). </w:t>
      </w:r>
    </w:p>
    <w:p w14:paraId="511DC312" w14:textId="05A8E7FA" w:rsidR="0072483C" w:rsidRDefault="00993195" w:rsidP="00EC2370">
      <w:pPr>
        <w:jc w:val="both"/>
      </w:pPr>
      <w:r>
        <w:t>A frequentist approach does, to our knowledge, not allow to quantify in which of the two conditions performance is more similar to perfect accuracy.</w:t>
      </w:r>
      <w:r w:rsidR="00454CF0">
        <w:t xml:space="preserve"> To this end, we 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rstan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this options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77777777" w:rsidTr="00C92624">
        <w:trPr>
          <w:trHeight w:val="376"/>
        </w:trPr>
        <w:tc>
          <w:tcPr>
            <w:tcW w:w="8314" w:type="dxa"/>
            <w:shd w:val="clear" w:color="auto" w:fill="FFFFFF" w:themeFill="background1"/>
            <w:vAlign w:val="center"/>
          </w:tcPr>
          <w:p w14:paraId="0CF5905B" w14:textId="77777777" w:rsidR="00454CF0"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3AF9959" w14:textId="05591A3E"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400F9BD2" w:rsidR="008663AB" w:rsidRDefault="00454CF0" w:rsidP="00EC2370">
      <w:pPr>
        <w:jc w:val="both"/>
      </w:pPr>
      <w:r>
        <w:t>Brms does n</w:t>
      </w:r>
      <w:r w:rsidR="00B136E5">
        <w:t>ot</w:t>
      </w:r>
      <w:r>
        <w:t xml:space="preserve"> require testing of a Test Model against a Null Model. Rather</w:t>
      </w:r>
      <w:r w:rsidR="00044507">
        <w:t>, we can use the hypothesis() function to test to what extent the data supports certain hypothes</w:t>
      </w:r>
      <w:r>
        <w:t>e</w:t>
      </w:r>
      <w:r w:rsidR="00044507">
        <w:t xml:space="preserve">s. In our case, the </w:t>
      </w:r>
      <w:r w:rsidR="00B136E5">
        <w:t xml:space="preserve">hypothesis is whether performance for </w:t>
      </w:r>
      <w:r w:rsidR="00593F18">
        <w:t>“</w:t>
      </w:r>
      <w:r w:rsidR="00B136E5">
        <w:t>Air Drag: Present</w:t>
      </w:r>
      <w:r w:rsidR="00593F18">
        <w:t>”</w:t>
      </w:r>
      <w:r w:rsidR="00B136E5">
        <w:t xml:space="preserve"> (i. e. the intercept) differs more from 1 than performance for </w:t>
      </w:r>
      <w:r w:rsidR="00593F18">
        <w:t>“</w:t>
      </w:r>
      <w:r w:rsidR="00B136E5">
        <w:t>Air Drag: Absent</w:t>
      </w:r>
      <w:r w:rsidR="00593F18">
        <w:t>”</w:t>
      </w:r>
      <w:r w:rsidR="00B136E5">
        <w:t xml:space="preserve"> (i. e. the intercept plus the regression coefficient for </w:t>
      </w:r>
      <w:r w:rsidR="00593F18">
        <w:t>“</w:t>
      </w:r>
      <w:r w:rsidR="00B136E5">
        <w:t>Air Drag: Absent</w:t>
      </w:r>
      <w:r w:rsidR="00593F18">
        <w:t>”</w:t>
      </w:r>
      <w:r w:rsidR="00B136E5">
        <w:t>). This test returns a posterior probability of 0.3</w:t>
      </w:r>
      <w:r w:rsidR="00B40F2F">
        <w:t>8</w:t>
      </w:r>
      <w:r w:rsidR="00B136E5">
        <w:t xml:space="preserve">, which corresponds to an Evidence Ratio of </w:t>
      </w:r>
      <w:r w:rsidR="00B40F2F">
        <w:t>0.61</w:t>
      </w:r>
      <w:r w:rsidR="002C3FA2">
        <w:t xml:space="preserve"> (</w:t>
      </w:r>
      <w:r w:rsidR="00593F18">
        <w:t>“</w:t>
      </w:r>
      <w:r w:rsidR="00C21D42">
        <w:t>Air Drag: Present</w:t>
      </w:r>
      <w:r w:rsidR="00593F18">
        <w:t>”</w:t>
      </w:r>
      <w:r w:rsidR="00C21D42">
        <w:t xml:space="preserve"> is </w:t>
      </w:r>
      <w:r w:rsidR="002C3FA2">
        <w:t>0.0037</w:t>
      </w:r>
      <w:r w:rsidR="00C21D42">
        <w:t xml:space="preserve"> further away from 1</w:t>
      </w:r>
      <w:r w:rsidR="002C3FA2">
        <w:t>, SE = 0.016, 95 % CI = [-0.02; 0.021]</w:t>
      </w:r>
      <w:r w:rsidR="00C21D42">
        <w:t>)</w:t>
      </w:r>
      <w:r w:rsidR="00B136E5">
        <w:t>; that is the data support accuracy to be higher for the Air Drag: Absent condition, albeit to a very limited extent.</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1D4980"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81AA4"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18</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74E1390"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19</w:t>
            </w:r>
            <w:r w:rsidRPr="0095639F">
              <w:rPr>
                <w:sz w:val="20"/>
                <w:szCs w:val="20"/>
              </w:rPr>
              <w:t>]</w:t>
            </w:r>
          </w:p>
        </w:tc>
      </w:tr>
    </w:tbl>
    <w:p w14:paraId="103A5259" w14:textId="03311E98" w:rsidR="00982D30" w:rsidRDefault="007C696F" w:rsidP="00EC2370">
      <w:pPr>
        <w:jc w:val="both"/>
      </w:pPr>
      <w:r>
        <w:t>By means of a Likelihood Ratio Test, we found that the Test Model is significantly better than the Null Model (p </w:t>
      </w:r>
      <w:r>
        <w:rPr>
          <w:lang w:val="en-CA"/>
        </w:rPr>
        <w:t>&lt; </w:t>
      </w:r>
      <w:r w:rsidR="00766971">
        <w:rPr>
          <w:lang w:val="en-CA"/>
        </w:rPr>
        <w:t>2.2*10^16</w:t>
      </w:r>
      <w:r>
        <w:rPr>
          <w:lang w:val="en-CA"/>
        </w:rPr>
        <w:t xml:space="preserve">). The regression coefficient for </w:t>
      </w:r>
      <w:r w:rsidR="00211F5D">
        <w:rPr>
          <w:lang w:val="en-CA"/>
        </w:rPr>
        <w:t>“</w:t>
      </w:r>
      <w:r>
        <w:rPr>
          <w:lang w:val="en-CA"/>
        </w:rPr>
        <w:t>Air Drag</w:t>
      </w:r>
      <w:r w:rsidRPr="007C696F">
        <w:t>: Absent</w:t>
      </w:r>
      <w:r w:rsidR="00211F5D">
        <w:t>”</w:t>
      </w:r>
      <w:r w:rsidRPr="007C696F">
        <w:t xml:space="preserve"> is -0</w:t>
      </w:r>
      <w:r>
        <w:t>.0</w:t>
      </w:r>
      <w:r w:rsidR="00766971">
        <w:t>22</w:t>
      </w:r>
      <w:r>
        <w:t> (SE = 0.00</w:t>
      </w:r>
      <w:r w:rsidR="0054533C">
        <w:t>2</w:t>
      </w:r>
      <w:r>
        <w:t xml:space="preserve">). We again test whether the intercepts differ significant from </w:t>
      </w:r>
      <w:r w:rsidR="00EF75FD">
        <w:t>1</w:t>
      </w:r>
      <w:r>
        <w:t xml:space="preserve"> in either condition. We find that </w:t>
      </w:r>
      <w:r w:rsidR="00AE1848">
        <w:t xml:space="preserve">the intercept does not differ </w:t>
      </w:r>
      <w:r w:rsidR="00EF75FD">
        <w:t xml:space="preserve">for the </w:t>
      </w:r>
      <w:r w:rsidR="00211F5D">
        <w:t>“</w:t>
      </w:r>
      <w:r w:rsidR="00EF75FD">
        <w:t>Air Drag: Present</w:t>
      </w:r>
      <w:r w:rsidR="00211F5D">
        <w:t>”</w:t>
      </w:r>
      <w:r w:rsidR="00EF75FD">
        <w:t xml:space="preserve"> condition (p = 0.05</w:t>
      </w:r>
      <w:r w:rsidR="0054533C">
        <w:t>6</w:t>
      </w:r>
      <w:r w:rsidR="00EF75FD">
        <w:t xml:space="preserve">), while </w:t>
      </w:r>
      <w:r w:rsidR="00AE1848">
        <w:t xml:space="preserve">it </w:t>
      </w:r>
      <w:r w:rsidR="006D07B1">
        <w:t xml:space="preserve">does </w:t>
      </w:r>
      <w:r w:rsidR="00EF75FD">
        <w:t>differ</w:t>
      </w:r>
      <w:r w:rsidR="00AE1848">
        <w:t xml:space="preserve"> </w:t>
      </w:r>
      <w:r w:rsidR="006D07B1">
        <w:t xml:space="preserve">significantly </w:t>
      </w:r>
      <w:r w:rsidR="00AE1848">
        <w:t xml:space="preserve">for the </w:t>
      </w:r>
      <w:r w:rsidR="00211F5D">
        <w:t>“</w:t>
      </w:r>
      <w:r w:rsidR="00AE1848">
        <w:t>Air Drag: Absent</w:t>
      </w:r>
      <w:r w:rsidR="00211F5D">
        <w:t>”</w:t>
      </w:r>
      <w:r w:rsidR="00AE1848">
        <w:t xml:space="preserve"> condition (p = 0.01</w:t>
      </w:r>
      <w:r w:rsidR="0054533C">
        <w:t>6</w:t>
      </w:r>
      <w:r w:rsidR="006D07B1">
        <w:t xml:space="preserve">). However, considering that the intercept for </w:t>
      </w:r>
      <w:r w:rsidR="00211F5D">
        <w:t>“</w:t>
      </w:r>
      <w:r w:rsidR="006D07B1">
        <w:t>Air Drag: Present</w:t>
      </w:r>
      <w:r w:rsidR="00211F5D">
        <w:t>”</w:t>
      </w:r>
      <w:r w:rsidR="006D07B1">
        <w:t xml:space="preserve"> is </w:t>
      </w:r>
      <w:r w:rsidR="006D07B1">
        <w:lastRenderedPageBreak/>
        <w:t>only marginally not-different from 1, we again perform the Bayesian analysis outlined above</w:t>
      </w:r>
      <w:r w:rsidR="00B07FC5">
        <w:t xml:space="preserve"> with the following </w:t>
      </w:r>
      <w:r w:rsidR="00982D30">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77777777" w:rsidTr="007D065C">
        <w:trPr>
          <w:trHeight w:val="376"/>
        </w:trPr>
        <w:tc>
          <w:tcPr>
            <w:tcW w:w="8314" w:type="dxa"/>
            <w:shd w:val="clear" w:color="auto" w:fill="FFFFFF" w:themeFill="background1"/>
            <w:vAlign w:val="center"/>
          </w:tcPr>
          <w:p w14:paraId="2875DDDA" w14:textId="77777777" w:rsidR="00982D30" w:rsidRPr="0095639F" w:rsidRDefault="001D4980"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32E42D1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7C4E3AD9" w:rsidR="00EE4AFB" w:rsidRDefault="006D07B1" w:rsidP="00EC2370">
      <w:pPr>
        <w:jc w:val="both"/>
      </w:pPr>
      <w:r>
        <w:t>Here, we find a Posterior Probability of 0.9</w:t>
      </w:r>
      <w:r w:rsidR="001E6985">
        <w:t>7</w:t>
      </w:r>
      <w:r>
        <w:t xml:space="preserve">, corresponding to an Evidence Ratio of </w:t>
      </w:r>
      <w:r w:rsidR="001E6985">
        <w:t>33.78</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0.02 closer to 1</w:t>
      </w:r>
      <w:r w:rsidR="00C21D42">
        <w:t>, SE = 0.</w:t>
      </w:r>
      <w:r w:rsidR="001C092D">
        <w:t>007</w:t>
      </w:r>
      <w:r w:rsidR="00C21D42">
        <w:t>, 95 % CI = [0.</w:t>
      </w:r>
      <w:r w:rsidR="001C092D">
        <w:t>016</w:t>
      </w:r>
      <w:r w:rsidR="00C21D42">
        <w:t>; 0.</w:t>
      </w:r>
      <w:r w:rsidR="001C092D">
        <w:t>025</w:t>
      </w:r>
      <w:r w:rsidR="00C21D42">
        <w:t>])</w:t>
      </w:r>
      <w:r>
        <w:t xml:space="preserve">. This represents </w:t>
      </w:r>
      <w:r w:rsidR="00F47E22">
        <w:t>moderate-to-</w:t>
      </w:r>
      <w:r>
        <w:t>strong evidence that humans use internalized knowledge of Air Drag to extrapolate motion.</w:t>
      </w:r>
    </w:p>
    <w:p w14:paraId="3E929557" w14:textId="6637AA2C"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weak evidence in favor of an air drag-independent model, while the spatial task provides </w:t>
      </w:r>
      <w:r w:rsidR="00E16F22">
        <w:t xml:space="preserve">relatively strong </w:t>
      </w:r>
      <w:r>
        <w:t>evidence in favor of an air drag-based model.</w:t>
      </w:r>
    </w:p>
    <w:p w14:paraId="3D34BAAC" w14:textId="54EAE08B" w:rsidR="001B67E1" w:rsidRDefault="007C2B3C" w:rsidP="001B67E1">
      <w:pPr>
        <w:keepNext/>
        <w:jc w:val="both"/>
      </w:pPr>
      <w:r>
        <w:rPr>
          <w:noProof/>
        </w:rPr>
        <w:drawing>
          <wp:inline distT="0" distB="0" distL="0" distR="0" wp14:anchorId="6780910D" wp14:editId="7FF49E78">
            <wp:extent cx="5934075" cy="29718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2786F528" w14:textId="69A36AB9" w:rsidR="001B67E1" w:rsidRDefault="001B67E1" w:rsidP="001B67E1">
      <w:pPr>
        <w:pStyle w:val="Caption"/>
        <w:jc w:val="both"/>
      </w:pPr>
      <w:bookmarkStart w:id="45" w:name="_Ref36174245"/>
      <w:r>
        <w:t xml:space="preserve">Figure </w:t>
      </w:r>
      <w:fldSimple w:instr=" SEQ Figure \* ARABIC ">
        <w:r w:rsidR="007E51E7">
          <w:rPr>
            <w:noProof/>
          </w:rPr>
          <w:t>2</w:t>
        </w:r>
      </w:fldSimple>
      <w:bookmarkEnd w:id="45"/>
      <w:r>
        <w:t>: Distribution of responses error ratios for Airdrag and No Airdrag. Each small transparent dot represents one trial. The dotted line indicates a timing error ratio of 1, that is perfect accuracy. A. Timing task. B. Spatial task.</w:t>
      </w:r>
    </w:p>
    <w:p w14:paraId="12650D39" w14:textId="1445F3BD" w:rsidR="00DF2DEF" w:rsidRDefault="000E10F8" w:rsidP="000E10F8">
      <w:pPr>
        <w:pStyle w:val="Heading3"/>
        <w:rPr>
          <w:ins w:id="46" w:author="Björn Jörges" w:date="2020-04-02T14:56:00Z"/>
        </w:rPr>
      </w:pPr>
      <w:ins w:id="47" w:author="Björn Jörges" w:date="2020-04-02T14:55:00Z">
        <w:r>
          <w:t>Hypothesis 2: Target size and air drag-related extrapolation</w:t>
        </w:r>
      </w:ins>
    </w:p>
    <w:p w14:paraId="4BC3257D" w14:textId="7CA1C3A8" w:rsidR="00EA75AC" w:rsidRDefault="00EA75AC" w:rsidP="00EA75AC">
      <w:pPr>
        <w:jc w:val="both"/>
      </w:pPr>
      <w:r>
        <w:t>We furthermore hypothesized that humans might extrapolate motion taking into account</w:t>
      </w:r>
      <w:r w:rsidR="004A61C4">
        <w:t xml:space="preserve"> that air drag affects objects of different physical sizes differently. </w:t>
      </w:r>
      <w:r>
        <w:t xml:space="preserve">To test this hypothesis, we use non-Bayesian Linear Mixed Modelling </w:t>
      </w:r>
      <w:r w:rsidR="00E46B40">
        <w:t>to fit the following models</w:t>
      </w:r>
      <w:r w:rsidR="00C96C25">
        <w:t xml:space="preserve"> for those trajectories w</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6B5062">
        <w:trPr>
          <w:trHeight w:val="376"/>
        </w:trPr>
        <w:tc>
          <w:tcPr>
            <w:tcW w:w="8314" w:type="dxa"/>
            <w:shd w:val="clear" w:color="auto" w:fill="FFFFFF" w:themeFill="background1"/>
            <w:vAlign w:val="center"/>
          </w:tcPr>
          <w:p w14:paraId="18820CB2" w14:textId="77777777" w:rsidR="00EA75AC" w:rsidRPr="0095639F" w:rsidRDefault="00EA75AC" w:rsidP="006B506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77777777" w:rsidR="00EA75AC" w:rsidRPr="0095639F" w:rsidRDefault="00EA75AC" w:rsidP="006B5062">
            <w:pPr>
              <w:pStyle w:val="MaterialsandMethodsText"/>
              <w:rPr>
                <w:sz w:val="20"/>
                <w:szCs w:val="20"/>
              </w:rPr>
            </w:pPr>
            <w:r w:rsidRPr="0095639F">
              <w:rPr>
                <w:sz w:val="20"/>
                <w:szCs w:val="20"/>
              </w:rPr>
              <w:t>[29]</w:t>
            </w:r>
          </w:p>
        </w:tc>
      </w:tr>
      <w:tr w:rsidR="00EA75AC" w:rsidRPr="0095639F" w14:paraId="5C2D3835" w14:textId="77777777" w:rsidTr="006B5062">
        <w:trPr>
          <w:trHeight w:val="376"/>
        </w:trPr>
        <w:tc>
          <w:tcPr>
            <w:tcW w:w="8314" w:type="dxa"/>
            <w:shd w:val="clear" w:color="auto" w:fill="FFFFFF" w:themeFill="background1"/>
            <w:vAlign w:val="center"/>
          </w:tcPr>
          <w:p w14:paraId="27FC4C4A" w14:textId="77777777" w:rsidR="00EA75AC" w:rsidRPr="0095639F" w:rsidRDefault="00EA75AC" w:rsidP="006B506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77777777" w:rsidR="00EA75AC" w:rsidRPr="0095639F" w:rsidRDefault="00EA75AC" w:rsidP="006B5062">
            <w:pPr>
              <w:pStyle w:val="MaterialsandMethodsText"/>
              <w:rPr>
                <w:sz w:val="20"/>
                <w:szCs w:val="20"/>
              </w:rPr>
            </w:pPr>
            <w:r w:rsidRPr="0095639F">
              <w:rPr>
                <w:sz w:val="20"/>
                <w:szCs w:val="20"/>
              </w:rPr>
              <w:t>[30]</w:t>
            </w:r>
          </w:p>
        </w:tc>
      </w:tr>
    </w:tbl>
    <w:p w14:paraId="4DD231C7" w14:textId="0DFEFE9A" w:rsidR="00EA75AC" w:rsidRPr="000F2606" w:rsidRDefault="00EA75AC" w:rsidP="00EA75AC">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6B5062">
        <w:trPr>
          <w:trHeight w:val="376"/>
        </w:trPr>
        <w:tc>
          <w:tcPr>
            <w:tcW w:w="8314" w:type="dxa"/>
            <w:shd w:val="clear" w:color="auto" w:fill="FFFFFF" w:themeFill="background1"/>
            <w:vAlign w:val="center"/>
          </w:tcPr>
          <w:p w14:paraId="13CC880C" w14:textId="77777777" w:rsidR="00EA75AC" w:rsidRPr="0095639F" w:rsidRDefault="00EA75AC" w:rsidP="006B506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77777777" w:rsidR="00EA75AC" w:rsidRPr="0095639F" w:rsidRDefault="00EA75AC" w:rsidP="006B5062">
            <w:pPr>
              <w:pStyle w:val="MaterialsandMethodsText"/>
              <w:rPr>
                <w:sz w:val="20"/>
                <w:szCs w:val="20"/>
              </w:rPr>
            </w:pPr>
            <w:r w:rsidRPr="0095639F">
              <w:rPr>
                <w:sz w:val="20"/>
                <w:szCs w:val="20"/>
              </w:rPr>
              <w:t>[31]</w:t>
            </w:r>
          </w:p>
        </w:tc>
      </w:tr>
      <w:tr w:rsidR="00EA75AC" w:rsidRPr="0095639F" w14:paraId="19371404" w14:textId="77777777" w:rsidTr="006B5062">
        <w:trPr>
          <w:trHeight w:val="376"/>
        </w:trPr>
        <w:tc>
          <w:tcPr>
            <w:tcW w:w="8314" w:type="dxa"/>
            <w:shd w:val="clear" w:color="auto" w:fill="FFFFFF" w:themeFill="background1"/>
            <w:vAlign w:val="center"/>
          </w:tcPr>
          <w:p w14:paraId="7726819D" w14:textId="77777777" w:rsidR="00EA75AC" w:rsidRPr="0095639F" w:rsidRDefault="00EA75AC" w:rsidP="006B506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77777777" w:rsidR="00EA75AC" w:rsidRPr="0095639F" w:rsidRDefault="00EA75AC" w:rsidP="006B5062">
            <w:pPr>
              <w:pStyle w:val="MaterialsandMethodsText"/>
              <w:rPr>
                <w:sz w:val="20"/>
                <w:szCs w:val="20"/>
              </w:rPr>
            </w:pPr>
            <w:r w:rsidRPr="0095639F">
              <w:rPr>
                <w:sz w:val="20"/>
                <w:szCs w:val="20"/>
              </w:rPr>
              <w:t>[32]</w:t>
            </w:r>
          </w:p>
        </w:tc>
      </w:tr>
    </w:tbl>
    <w:p w14:paraId="5AA44F4F" w14:textId="19216356" w:rsidR="000E10F8" w:rsidRDefault="00EA75AC" w:rsidP="004A61C4">
      <w:pPr>
        <w:jc w:val="both"/>
        <w:rPr>
          <w:ins w:id="48" w:author="Björn Jörges" w:date="2020-04-02T14:56:00Z"/>
        </w:rPr>
      </w:pPr>
      <w:r>
        <w:t>We tested the Test Models against the Null Models with a Likelihood Ratio Test and found the variable “Ball Size” did not improve the model fit significantly for the temporal task (p = 0.422).</w:t>
      </w:r>
      <w:r>
        <w:t xml:space="preserve"> This</w:t>
      </w:r>
      <w:r w:rsidR="00A06443">
        <w:t xml:space="preserve"> 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r>
        <w:t xml:space="preserve"> For the spatial task, however,</w:t>
      </w:r>
      <w:r w:rsidR="00A06443">
        <w:t xml:space="preserve"> differences are much 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 xml:space="preserve">E). And indeed, Ball Size </w:t>
      </w:r>
      <w:r>
        <w:t>improve</w:t>
      </w:r>
      <w:r w:rsidR="00A06443">
        <w:t>d</w:t>
      </w:r>
      <w:r>
        <w:t xml:space="preserve"> </w:t>
      </w:r>
      <w:r w:rsidR="00A06443">
        <w:t xml:space="preserve">the </w:t>
      </w:r>
      <w:r>
        <w:t>model fit significantly (p </w:t>
      </w:r>
      <w:r>
        <w:rPr>
          <w:lang w:val="en-CA"/>
        </w:rPr>
        <w:t>&lt; 2.2</w:t>
      </w:r>
      <w:r w:rsidRPr="00C174DC">
        <w:t>*</w:t>
      </w:r>
      <w:r>
        <w:t>10</w:t>
      </w:r>
      <w:r w:rsidRPr="00C174DC">
        <w:t>^1</w:t>
      </w:r>
      <w:r>
        <w:t xml:space="preserve">6). The regression coefficient for “Ball Size: 0.12 m” was 0.024 (SE = 0.002); the larger targets thus lead observers </w:t>
      </w:r>
      <w:r w:rsidR="004A61C4">
        <w:t xml:space="preserve">to perceive a larger overshoot </w:t>
      </w:r>
      <w:bookmarkStart w:id="49" w:name="_GoBack"/>
      <w:bookmarkEnd w:id="49"/>
      <w:r>
        <w:t>than smaller objects.</w:t>
      </w:r>
      <w:r w:rsidR="00A06443">
        <w:t xml:space="preserve"> </w:t>
      </w:r>
      <w:r w:rsidR="00995EB9">
        <w:t>This perceived difference corresponds roughly to the physical differences between trajectories</w:t>
      </w:r>
      <w:r w:rsidR="00E26B41">
        <w:t xml:space="preserve">; that is, </w:t>
      </w:r>
      <w:r w:rsidR="002C56EC">
        <w:t xml:space="preserve">the observers seem to use the same air drag model independently of the size of the object, </w:t>
      </w:r>
      <w:r w:rsidR="00512391">
        <w:t>against our prediction.</w:t>
      </w:r>
    </w:p>
    <w:p w14:paraId="07DEF330" w14:textId="77777777" w:rsidR="000E10F8" w:rsidRPr="000E10F8" w:rsidRDefault="000E10F8" w:rsidP="000E10F8"/>
    <w:p w14:paraId="5BF4A972" w14:textId="285572A4" w:rsidR="00DF2DEF" w:rsidRDefault="00DF2DEF" w:rsidP="00DF2DEF">
      <w:pPr>
        <w:pStyle w:val="Heading3"/>
      </w:pPr>
      <w:r>
        <w:t xml:space="preserve">Hypothesis </w:t>
      </w:r>
      <w:ins w:id="50" w:author="Björn Jörges" w:date="2020-04-02T14:55:00Z">
        <w:r w:rsidR="000E10F8">
          <w:t>3</w:t>
        </w:r>
      </w:ins>
      <w:del w:id="51" w:author="Björn Jörges" w:date="2020-04-02T14:55:00Z">
        <w:r w:rsidDel="000E10F8">
          <w:delText>2</w:delText>
        </w:r>
      </w:del>
      <w:r>
        <w:t xml:space="preserve">: </w:t>
      </w:r>
      <w:r w:rsidR="00CC10F4">
        <w:t>The influence</w:t>
      </w:r>
      <w:r w:rsidR="007C2B3C">
        <w:t xml:space="preserve"> of </w:t>
      </w:r>
      <w:r w:rsidR="00995EB9">
        <w:t xml:space="preserve">context information </w:t>
      </w:r>
      <w:r w:rsidR="00CC10F4">
        <w:t>on</w:t>
      </w:r>
      <w:r>
        <w:t xml:space="preserve"> motion extrapolation</w:t>
      </w:r>
    </w:p>
    <w:p w14:paraId="4CD085CC" w14:textId="6F9C6C86" w:rsidR="00EE4AFB" w:rsidRDefault="00512391" w:rsidP="00EC2370">
      <w:pPr>
        <w:jc w:val="both"/>
      </w:pPr>
      <w:r>
        <w:t>Furthermore, w</w:t>
      </w:r>
      <w:r w:rsidR="00DF2DEF">
        <w:t xml:space="preserve">e expect humans to </w:t>
      </w:r>
      <w:r w:rsidR="00B807E4">
        <w:t>perform accurately regardless of the target</w:t>
      </w:r>
      <w:r w:rsidR="00C873FC">
        <w:t xml:space="preserve"> type when air drag is present when the physical properties correspond to the visible properties of the target. For the </w:t>
      </w:r>
      <w:r w:rsidR="00593F18">
        <w:t>“</w:t>
      </w:r>
      <w:r w:rsidR="00C873FC">
        <w:t>Tennis Ball, Incongruent condition</w:t>
      </w:r>
      <w:r w:rsidR="00593F18">
        <w:t>”</w:t>
      </w:r>
      <w:r w:rsidR="00C873FC">
        <w:t xml:space="preserve">, we expect responses to be slightly later than for the </w:t>
      </w:r>
      <w:r w:rsidR="00593F18">
        <w:t>“</w:t>
      </w:r>
      <w:r w:rsidR="00C873FC">
        <w:t>Tennis Ball, Congruent condition</w:t>
      </w:r>
      <w:r w:rsidR="00593F18">
        <w:t>”</w:t>
      </w:r>
      <w:r w:rsidR="00C873FC">
        <w:t>. For the Basket</w:t>
      </w:r>
      <w:r w:rsidR="00815FEF">
        <w:t>b</w:t>
      </w:r>
      <w:r w:rsidR="00C873FC">
        <w:t xml:space="preserve">all, Incongruent condition, we expect responses to be slightly earlier than for </w:t>
      </w:r>
      <w:r w:rsidR="00593F18">
        <w:t>“</w:t>
      </w:r>
      <w:r w:rsidR="00C873FC">
        <w:t>Basket</w:t>
      </w:r>
      <w:r w:rsidR="00815FEF">
        <w:t>b</w:t>
      </w:r>
      <w:r w:rsidR="00C873FC">
        <w:t xml:space="preserve">all, </w:t>
      </w:r>
      <w:r w:rsidR="00FC24F3">
        <w:t>Congruent</w:t>
      </w:r>
      <w:r w:rsidR="00593F18">
        <w:t>”</w:t>
      </w:r>
      <w:r w:rsidR="00E854C3">
        <w:t xml:space="preserve"> (</w:t>
      </w:r>
      <w:r w:rsidR="00E854C3" w:rsidRPr="00E854C3">
        <w:rPr>
          <w:i/>
          <w:iCs/>
        </w:rPr>
        <w:t xml:space="preserve">Prediction </w:t>
      </w:r>
      <w:r w:rsidR="00591599">
        <w:rPr>
          <w:i/>
          <w:iCs/>
        </w:rPr>
        <w:t>3</w:t>
      </w:r>
      <w:r w:rsidR="00E854C3" w:rsidRPr="00E854C3">
        <w:rPr>
          <w:i/>
          <w:iCs/>
        </w:rPr>
        <w:t>a</w:t>
      </w:r>
      <w:r w:rsidR="00E854C3">
        <w:t>)</w:t>
      </w:r>
      <w:r w:rsidR="00C873FC">
        <w:t>.</w:t>
      </w:r>
      <w:r w:rsidR="00FC24F3">
        <w:t xml:space="preserve"> We employ </w:t>
      </w:r>
      <w:r w:rsidR="00F364B7">
        <w:t xml:space="preserve">Linear Mixed Modelling implemented in the package lme4 </w:t>
      </w:r>
      <w:r w:rsidR="00F364B7">
        <w:fldChar w:fldCharType="begin" w:fldLock="1"/>
      </w:r>
      <w:r w:rsidR="00F83CC5">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F364B7">
        <w:fldChar w:fldCharType="separate"/>
      </w:r>
      <w:r w:rsidR="00C8333D" w:rsidRPr="00C8333D">
        <w:rPr>
          <w:noProof/>
        </w:rPr>
        <w:t>(Bates et al., 2015; Bürkner, 2018)</w:t>
      </w:r>
      <w:r w:rsidR="00F364B7">
        <w:fldChar w:fldCharType="end"/>
      </w:r>
      <w:r w:rsidR="00F364B7">
        <w:t xml:space="preserve"> for R </w:t>
      </w:r>
      <w:r w:rsidR="00FC24F3">
        <w:t>for both timing and spatial responses. For the timing responses, the model contains ball type (“Tennis”, “Basket”), congruency between visual and physical properties (“Congruent”, “Incongruent”) and their interaction as fixed effects and random intercepts per participant as random effects.</w:t>
      </w:r>
      <w:r w:rsidR="00B4419B">
        <w:t xml:space="preserve"> </w:t>
      </w:r>
      <w:r w:rsidR="00FC24F3">
        <w:t xml:space="preserve">In brms syntax, the model is specified as follows.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C24F3" w:rsidRPr="0095639F" w14:paraId="5CE206ED" w14:textId="77777777" w:rsidTr="00624045">
        <w:trPr>
          <w:trHeight w:val="376"/>
        </w:trPr>
        <w:tc>
          <w:tcPr>
            <w:tcW w:w="8314" w:type="dxa"/>
            <w:shd w:val="clear" w:color="auto" w:fill="FFFFFF" w:themeFill="background1"/>
            <w:vAlign w:val="center"/>
          </w:tcPr>
          <w:p w14:paraId="722EE0CE" w14:textId="779DD2EF" w:rsidR="00FC24F3"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B732F16" w14:textId="5599E3C3" w:rsidR="00FC24F3" w:rsidRPr="0095639F" w:rsidRDefault="00FC24F3" w:rsidP="00624045">
            <w:pPr>
              <w:pStyle w:val="MaterialsandMethodsText"/>
              <w:rPr>
                <w:sz w:val="20"/>
                <w:szCs w:val="20"/>
              </w:rPr>
            </w:pPr>
            <w:r w:rsidRPr="0095639F">
              <w:rPr>
                <w:sz w:val="20"/>
                <w:szCs w:val="20"/>
              </w:rPr>
              <w:t>[</w:t>
            </w:r>
            <w:r w:rsidR="008C6D9F" w:rsidRPr="0095639F">
              <w:rPr>
                <w:sz w:val="20"/>
                <w:szCs w:val="20"/>
              </w:rPr>
              <w:t>21</w:t>
            </w:r>
            <w:r w:rsidRPr="0095639F">
              <w:rPr>
                <w:sz w:val="20"/>
                <w:szCs w:val="20"/>
              </w:rPr>
              <w:t>]</w:t>
            </w:r>
          </w:p>
        </w:tc>
      </w:tr>
    </w:tbl>
    <w:p w14:paraId="2065AA69" w14:textId="21EC45CC" w:rsidR="003F248C" w:rsidRDefault="00F364B7" w:rsidP="00EC2370">
      <w:pPr>
        <w:jc w:val="both"/>
      </w:pPr>
      <w:r>
        <w:t>To ascertain whether the data support our predictions, we compare</w:t>
      </w:r>
      <w:r w:rsidR="00BF3F46">
        <w:t>d</w:t>
      </w:r>
      <w:r>
        <w:t xml:space="preserve"> this Test Model to a Null Model that doesn’t contain the interaction term. In lme4 syntax, it is specified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64B7" w:rsidRPr="0095639F" w14:paraId="66C23155" w14:textId="77777777" w:rsidTr="00624045">
        <w:trPr>
          <w:trHeight w:val="376"/>
        </w:trPr>
        <w:tc>
          <w:tcPr>
            <w:tcW w:w="8314" w:type="dxa"/>
            <w:shd w:val="clear" w:color="auto" w:fill="FFFFFF" w:themeFill="background1"/>
            <w:vAlign w:val="center"/>
          </w:tcPr>
          <w:p w14:paraId="6A5CFBCE" w14:textId="71EBCE8E" w:rsidR="00F364B7"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 xml:space="preserve">Ball Type+Congruency+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C34F5B1" w14:textId="4F0EA850" w:rsidR="00F364B7" w:rsidRPr="0095639F" w:rsidRDefault="00F364B7" w:rsidP="00624045">
            <w:pPr>
              <w:pStyle w:val="MaterialsandMethodsText"/>
              <w:rPr>
                <w:sz w:val="20"/>
                <w:szCs w:val="20"/>
              </w:rPr>
            </w:pPr>
            <w:r w:rsidRPr="0095639F">
              <w:rPr>
                <w:sz w:val="20"/>
                <w:szCs w:val="20"/>
              </w:rPr>
              <w:t>[</w:t>
            </w:r>
            <w:r w:rsidR="008C6D9F" w:rsidRPr="0095639F">
              <w:rPr>
                <w:sz w:val="20"/>
                <w:szCs w:val="20"/>
              </w:rPr>
              <w:t>22</w:t>
            </w:r>
            <w:r w:rsidRPr="0095639F">
              <w:rPr>
                <w:sz w:val="20"/>
                <w:szCs w:val="20"/>
              </w:rPr>
              <w:t>]</w:t>
            </w:r>
          </w:p>
        </w:tc>
      </w:tr>
    </w:tbl>
    <w:p w14:paraId="10DAAF4A" w14:textId="7CB21853" w:rsidR="00F364B7" w:rsidRDefault="00BF3F46" w:rsidP="00EC2370">
      <w:pPr>
        <w:jc w:val="both"/>
      </w:pPr>
      <w:r>
        <w:t xml:space="preserve">A Likelihood Ratio Test (anova() function in R) showed that the Test Model is not significantly better than the Test Model (p </w:t>
      </w:r>
      <w:r w:rsidRPr="00BF3F46">
        <w:t>=</w:t>
      </w:r>
      <w:r>
        <w:t xml:space="preserve"> 0.</w:t>
      </w:r>
      <w:r w:rsidR="00901CB6">
        <w:t>778</w:t>
      </w:r>
      <w:r>
        <w:t xml:space="preserve">); our Hypothesis 2a is thus </w:t>
      </w:r>
      <w:r w:rsidR="00426C0D">
        <w:t>not supported by the data.</w:t>
      </w:r>
      <w:r w:rsidR="00FA5A8D">
        <w:t xml:space="preserve"> However, it was quite unlikely to observe an effect in this condition as the expected differences in the temporal domain</w:t>
      </w:r>
      <w:r w:rsidR="00C87709">
        <w:t xml:space="preserve"> between the congruent and incongruent conditions were extremely small (between 2 and 8</w:t>
      </w:r>
      <w:r w:rsidR="006352FD">
        <w:t> </w:t>
      </w:r>
      <w:r w:rsidR="00540D32">
        <w:t>m</w:t>
      </w:r>
      <w:r w:rsidR="00C87709">
        <w:t>s).</w:t>
      </w:r>
    </w:p>
    <w:p w14:paraId="3BB78EAB" w14:textId="31A0A82F" w:rsidR="00BF3F46" w:rsidRDefault="00833A98" w:rsidP="00EC2370">
      <w:pPr>
        <w:jc w:val="both"/>
      </w:pPr>
      <w:r>
        <w:t>We perform</w:t>
      </w:r>
      <w:r w:rsidR="00540D32">
        <w:t>ed</w:t>
      </w:r>
      <w:r>
        <w:t xml:space="preserve"> the same procedure for the spatial task</w:t>
      </w:r>
      <w:r w:rsidR="00E854C3">
        <w:t xml:space="preserve"> (</w:t>
      </w:r>
      <w:r w:rsidR="00E854C3" w:rsidRPr="00E854C3">
        <w:rPr>
          <w:i/>
          <w:iCs/>
        </w:rPr>
        <w:t xml:space="preserve">Prediction </w:t>
      </w:r>
      <w:r w:rsidR="00512391">
        <w:rPr>
          <w:i/>
          <w:iCs/>
        </w:rPr>
        <w:t>3</w:t>
      </w:r>
      <w:r w:rsidR="00E854C3" w:rsidRPr="00E854C3">
        <w:rPr>
          <w:i/>
          <w:iCs/>
        </w:rPr>
        <w:t>b</w:t>
      </w:r>
      <w:r w:rsidR="00E854C3">
        <w:t>)</w:t>
      </w:r>
      <w:r>
        <w:t>. Here we compare</w:t>
      </w:r>
      <w:r w:rsidR="00540D32">
        <w:t>d</w:t>
      </w:r>
      <w:r>
        <w:t xml:space="preserve"> the Test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3FF2EDDC" w14:textId="77777777" w:rsidTr="00624045">
        <w:trPr>
          <w:trHeight w:val="376"/>
        </w:trPr>
        <w:tc>
          <w:tcPr>
            <w:tcW w:w="8314" w:type="dxa"/>
            <w:shd w:val="clear" w:color="auto" w:fill="FFFFFF" w:themeFill="background1"/>
            <w:vAlign w:val="center"/>
          </w:tcPr>
          <w:p w14:paraId="7FEA4F44" w14:textId="325ED204" w:rsidR="00833A98"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AEFE361" w14:textId="231E0B86"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23</w:t>
            </w:r>
            <w:r w:rsidRPr="0095639F">
              <w:rPr>
                <w:sz w:val="20"/>
                <w:szCs w:val="20"/>
              </w:rPr>
              <w:t>]</w:t>
            </w:r>
          </w:p>
        </w:tc>
      </w:tr>
    </w:tbl>
    <w:p w14:paraId="4BD9E0C7" w14:textId="0B94BC8C" w:rsidR="00FC24F3" w:rsidRDefault="00EA265E" w:rsidP="00EC2370">
      <w:pPr>
        <w:jc w:val="both"/>
      </w:pPr>
      <w:r>
        <w:t>t</w:t>
      </w:r>
      <w:r w:rsidR="00833A98">
        <w:t xml:space="preserve">o the Null Model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60387C2A" w14:textId="77777777" w:rsidTr="00624045">
        <w:trPr>
          <w:trHeight w:val="376"/>
        </w:trPr>
        <w:tc>
          <w:tcPr>
            <w:tcW w:w="8314" w:type="dxa"/>
            <w:shd w:val="clear" w:color="auto" w:fill="FFFFFF" w:themeFill="background1"/>
            <w:vAlign w:val="center"/>
          </w:tcPr>
          <w:p w14:paraId="33C9AEA3" w14:textId="704A1288" w:rsidR="00833A98"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3D782F" w14:textId="02C29F71"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24</w:t>
            </w:r>
            <w:r w:rsidRPr="0095639F">
              <w:rPr>
                <w:sz w:val="20"/>
                <w:szCs w:val="20"/>
              </w:rPr>
              <w:t>]</w:t>
            </w:r>
          </w:p>
        </w:tc>
      </w:tr>
    </w:tbl>
    <w:p w14:paraId="26060066" w14:textId="65DDFBE8" w:rsidR="00FA5A8D" w:rsidRDefault="00C8333D" w:rsidP="00EC2370">
      <w:pPr>
        <w:jc w:val="both"/>
      </w:pPr>
      <w:r>
        <w:t>a</w:t>
      </w:r>
      <w:r w:rsidR="00EA265E">
        <w:t>gain with a Likelihood Ratio Test</w:t>
      </w:r>
      <w:r>
        <w:t xml:space="preserve"> (anova() function in R)</w:t>
      </w:r>
      <w:r w:rsidR="00EA265E">
        <w:t xml:space="preserve">. The Test Model proved to be significantly better than the test model (p &lt; </w:t>
      </w:r>
      <w:r w:rsidR="00901CB6">
        <w:t>2.2*10^16</w:t>
      </w:r>
      <w:r w:rsidR="00EA265E">
        <w:rPr>
          <w:lang w:val="en-CA"/>
        </w:rPr>
        <w:t xml:space="preserve">). It estimates the regression coefficient for the interaction of </w:t>
      </w:r>
      <w:r w:rsidR="00593F18">
        <w:rPr>
          <w:lang w:val="en-CA"/>
        </w:rPr>
        <w:t>“</w:t>
      </w:r>
      <w:r w:rsidR="00EA265E">
        <w:rPr>
          <w:lang w:val="en-CA"/>
        </w:rPr>
        <w:t>Ball Type: Basketball</w:t>
      </w:r>
      <w:r w:rsidR="00593F18">
        <w:rPr>
          <w:lang w:val="en-CA"/>
        </w:rPr>
        <w:t>”</w:t>
      </w:r>
      <w:r w:rsidR="00EA265E">
        <w:rPr>
          <w:lang w:val="en-CA"/>
        </w:rPr>
        <w:t xml:space="preserve"> and </w:t>
      </w:r>
      <w:r w:rsidR="00593F18">
        <w:rPr>
          <w:lang w:val="en-CA"/>
        </w:rPr>
        <w:t>“</w:t>
      </w:r>
      <w:r w:rsidR="00EA265E">
        <w:rPr>
          <w:lang w:val="en-CA"/>
        </w:rPr>
        <w:t>Congruency: Incongruent</w:t>
      </w:r>
      <w:r w:rsidR="00593F18">
        <w:rPr>
          <w:lang w:val="en-CA"/>
        </w:rPr>
        <w:t>”</w:t>
      </w:r>
      <w:r w:rsidR="00EA265E">
        <w:rPr>
          <w:lang w:val="en-CA"/>
        </w:rPr>
        <w:t xml:space="preserve"> </w:t>
      </w:r>
      <w:r w:rsidR="00EA265E" w:rsidRPr="00EA265E">
        <w:t>-0.0</w:t>
      </w:r>
      <w:r w:rsidR="00137912">
        <w:t>63</w:t>
      </w:r>
      <w:r w:rsidR="00EA265E" w:rsidRPr="00EA265E">
        <w:t xml:space="preserve"> (SE = 0.00</w:t>
      </w:r>
      <w:r w:rsidR="00137912">
        <w:t>7</w:t>
      </w:r>
      <w:r w:rsidR="00EA265E" w:rsidRPr="00EA265E">
        <w:t>)</w:t>
      </w:r>
      <w:r w:rsidR="00426C0D">
        <w:t>, which is the predicted direction.</w:t>
      </w:r>
      <w:r w:rsidR="00624045">
        <w:t xml:space="preserve"> </w:t>
      </w:r>
      <w:r w:rsidR="001D62CA">
        <w:t xml:space="preserve">We visualize the response distribution for each combination of ball type and congruency level in </w:t>
      </w:r>
      <w:r w:rsidR="001D62CA">
        <w:fldChar w:fldCharType="begin"/>
      </w:r>
      <w:r w:rsidR="001D62CA">
        <w:instrText xml:space="preserve"> REF _Ref36173219 \h </w:instrText>
      </w:r>
      <w:r w:rsidR="001D62CA">
        <w:fldChar w:fldCharType="separate"/>
      </w:r>
      <w:r w:rsidR="001D62CA">
        <w:t xml:space="preserve">Figure </w:t>
      </w:r>
      <w:r w:rsidR="001D62CA">
        <w:rPr>
          <w:noProof/>
        </w:rPr>
        <w:t>3</w:t>
      </w:r>
      <w:r w:rsidR="001D62CA">
        <w:fldChar w:fldCharType="end"/>
      </w:r>
      <w:r w:rsidR="001D62CA">
        <w:t xml:space="preserve">. </w:t>
      </w:r>
      <w:r w:rsidR="00624045">
        <w:lastRenderedPageBreak/>
        <w:t xml:space="preserve">Our </w:t>
      </w:r>
      <w:r w:rsidR="00426C0D">
        <w:t>H</w:t>
      </w:r>
      <w:r w:rsidR="00624045">
        <w:t xml:space="preserve">ypothesis </w:t>
      </w:r>
      <w:r w:rsidR="00426C0D">
        <w:t>2b, namely that humans use visual cues</w:t>
      </w:r>
      <w:r w:rsidR="00FA5A8D">
        <w:t xml:space="preserve"> (such as texture)</w:t>
      </w:r>
      <w:r w:rsidR="00426C0D">
        <w:t xml:space="preserve"> about their targets to predict their air drag-related behavior in the spatial domain, is thus </w:t>
      </w:r>
      <w:r w:rsidR="00FA5A8D">
        <w:t>supported by the data.</w:t>
      </w:r>
    </w:p>
    <w:p w14:paraId="58004F86" w14:textId="593B26B2" w:rsidR="009E536D" w:rsidRDefault="00CF4208" w:rsidP="009E536D">
      <w:pPr>
        <w:keepNext/>
      </w:pPr>
      <w:r>
        <w:rPr>
          <w:noProof/>
        </w:rPr>
        <w:drawing>
          <wp:inline distT="0" distB="0" distL="0" distR="0" wp14:anchorId="2630031E" wp14:editId="13C72570">
            <wp:extent cx="5935345" cy="29718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345" cy="2971800"/>
                    </a:xfrm>
                    <a:prstGeom prst="rect">
                      <a:avLst/>
                    </a:prstGeom>
                    <a:noFill/>
                    <a:ln>
                      <a:noFill/>
                    </a:ln>
                  </pic:spPr>
                </pic:pic>
              </a:graphicData>
            </a:graphic>
          </wp:inline>
        </w:drawing>
      </w:r>
    </w:p>
    <w:p w14:paraId="0A321D54" w14:textId="4D485A59" w:rsidR="00FA5A8D" w:rsidRDefault="009E536D" w:rsidP="009E536D">
      <w:pPr>
        <w:pStyle w:val="Caption"/>
      </w:pPr>
      <w:bookmarkStart w:id="52" w:name="_Ref36173219"/>
      <w:r>
        <w:t xml:space="preserve">Figure </w:t>
      </w:r>
      <w:fldSimple w:instr=" SEQ Figure \* ARABIC ">
        <w:r w:rsidR="007E51E7">
          <w:rPr>
            <w:noProof/>
          </w:rPr>
          <w:t>3</w:t>
        </w:r>
      </w:fldSimple>
      <w:bookmarkEnd w:id="52"/>
      <w:r>
        <w:t xml:space="preserve">: Distribution of errors per ball type and congruency condition. </w:t>
      </w:r>
      <w:r w:rsidR="004B4255">
        <w:t xml:space="preserve">Each transparent dot </w:t>
      </w:r>
      <w:r>
        <w:t>represent</w:t>
      </w:r>
      <w:r w:rsidR="004B4255">
        <w:t xml:space="preserve">s one </w:t>
      </w:r>
      <w:r>
        <w:t>trial. The dotted line represents an error ratio of 1, that is perfect accuracy.</w:t>
      </w:r>
      <w:r w:rsidR="00574A34">
        <w:t xml:space="preserve"> Small translucid </w:t>
      </w:r>
      <w:r w:rsidR="00480BAA">
        <w:t xml:space="preserve">points represent individual </w:t>
      </w:r>
      <w:r w:rsidR="00F20B40">
        <w:t>trial data</w:t>
      </w:r>
      <w:r w:rsidR="00480BAA">
        <w:t xml:space="preserve">. Medium colored points </w:t>
      </w:r>
      <w:r w:rsidR="00E86C17">
        <w:t xml:space="preserve">at the bottom of the curve indicate median per participant. Big black dot indicates median across participants. </w:t>
      </w:r>
      <w:r>
        <w:t>A. Timing errors. B. Spatial errors.</w:t>
      </w:r>
    </w:p>
    <w:p w14:paraId="0E290EA4" w14:textId="77777777" w:rsidR="0077135F" w:rsidRDefault="0077135F" w:rsidP="000F2606"/>
    <w:p w14:paraId="256099DD" w14:textId="1EE2405F" w:rsidR="00C8333D" w:rsidRDefault="00C8333D" w:rsidP="00BC575F">
      <w:pPr>
        <w:pStyle w:val="Heading2"/>
      </w:pPr>
      <w:r>
        <w:t>Exploratory Analyses</w:t>
      </w:r>
    </w:p>
    <w:p w14:paraId="68CC4604" w14:textId="586A81A2" w:rsidR="00BC575F" w:rsidRDefault="00BC575F" w:rsidP="00EC2370">
      <w:pPr>
        <w:jc w:val="both"/>
      </w:pPr>
      <w:r>
        <w:t>We furthermore explore several potential candidate hypothes</w:t>
      </w:r>
      <w:r w:rsidR="006C0E39">
        <w:t>e</w:t>
      </w:r>
      <w:r>
        <w:t>s for future confirmation.</w:t>
      </w:r>
    </w:p>
    <w:p w14:paraId="56E920F6" w14:textId="5EF5C339" w:rsidR="00B07FC5" w:rsidRDefault="00B07FC5" w:rsidP="00BC575F">
      <w:pPr>
        <w:pStyle w:val="Heading3"/>
      </w:pPr>
      <w:r>
        <w:t>Is precision lower when no air drag is presented in the visible part of the trajectory?</w:t>
      </w:r>
    </w:p>
    <w:p w14:paraId="3DC5313F" w14:textId="7BEBDF09" w:rsidR="00B07FC5" w:rsidRDefault="00B07FC5" w:rsidP="00263B7F">
      <w:pPr>
        <w:jc w:val="both"/>
      </w:pPr>
      <w:r>
        <w:t>Humans might pick up subtle difference</w:t>
      </w:r>
      <w:r w:rsidR="00540D32">
        <w:t>s</w:t>
      </w:r>
      <w:r>
        <w:t xml:space="preserve"> in trajectories unfolding with or without air drag, which might </w:t>
      </w:r>
      <w:r w:rsidR="00554D7B">
        <w:t xml:space="preserve">interfere with their model of target motion and </w:t>
      </w:r>
      <w:r>
        <w:t>lead to more variable responses. To test this hypothesis, we use the Bayesian Mixed Models fitted above</w:t>
      </w:r>
      <w:r w:rsidR="00982D30">
        <w:t xml:space="preserve"> (Equation </w:t>
      </w:r>
      <w:r w:rsidR="00E16F22">
        <w:t>17</w:t>
      </w:r>
      <w:r w:rsidR="00982D30">
        <w:t xml:space="preserve"> for the temporal responses and Equation </w:t>
      </w:r>
      <w:r w:rsidR="00924FB4">
        <w:t xml:space="preserve">20 </w:t>
      </w:r>
      <w:r w:rsidR="00982D30">
        <w:t xml:space="preserve">for the spatial responses) and test the hypothesis that </w:t>
      </w:r>
      <w:r w:rsidR="00593F18">
        <w:t>“</w:t>
      </w:r>
      <w:r w:rsidR="00982D30">
        <w:t>Air Drag: Absent</w:t>
      </w:r>
      <w:r w:rsidR="00593F18">
        <w:t>”</w:t>
      </w:r>
      <w:r w:rsidR="00982D30">
        <w:t xml:space="preserve"> leads to a loss in precision. For the timing task, we find</w:t>
      </w:r>
      <w:r w:rsidR="005914F7">
        <w:t xml:space="preserve"> </w:t>
      </w:r>
      <w:r w:rsidR="00924FB4">
        <w:t>a Posterior Probability of 0.66 and an Evidence Ratio of 1.96</w:t>
      </w:r>
      <w:r w:rsidR="0099376C">
        <w:t xml:space="preserve">, with the standard deviation for </w:t>
      </w:r>
      <w:r w:rsidR="00593F18">
        <w:t>“</w:t>
      </w:r>
      <w:r w:rsidR="00134409">
        <w:t>Air Drag: Absent</w:t>
      </w:r>
      <w:r w:rsidR="00593F18">
        <w:t>”</w:t>
      </w:r>
      <w:r w:rsidR="00134409">
        <w:t xml:space="preserve"> 0.001</w:t>
      </w:r>
      <w:r w:rsidR="00540D32">
        <w:t xml:space="preserve"> </w:t>
      </w:r>
      <w:r w:rsidR="00593F18">
        <w:t>milliseconds</w:t>
      </w:r>
      <w:r w:rsidR="00134409">
        <w:t xml:space="preserve"> higher than for </w:t>
      </w:r>
      <w:r w:rsidR="00593F18">
        <w:t>“</w:t>
      </w:r>
      <w:r w:rsidR="00134409">
        <w:t>Air Drag: Present</w:t>
      </w:r>
      <w:r w:rsidR="00593F18">
        <w:t>”</w:t>
      </w:r>
      <w:r w:rsidR="00134409">
        <w:t xml:space="preserve"> (SE = 0.003, 95 % CI = [-0.004; 0.006]), </w:t>
      </w:r>
      <w:r w:rsidR="00924FB4">
        <w:t>in favor of this hypothesis</w:t>
      </w:r>
      <w:r w:rsidR="00134409">
        <w:t>.</w:t>
      </w:r>
      <w:r w:rsidR="00924FB4">
        <w:t xml:space="preserve"> </w:t>
      </w:r>
      <w:r w:rsidR="00134409">
        <w:t>T</w:t>
      </w:r>
      <w:r w:rsidR="00924FB4">
        <w:t>hat is, the data support</w:t>
      </w:r>
      <w:r w:rsidR="00323E58">
        <w:t>s</w:t>
      </w:r>
      <w:r w:rsidR="00924FB4">
        <w:t xml:space="preserve"> slightly more our hypothesis than the counter hypothesis that </w:t>
      </w:r>
      <w:r w:rsidR="00593F18">
        <w:t>“</w:t>
      </w:r>
      <w:r w:rsidR="00924FB4">
        <w:t>Air Drag: Absent</w:t>
      </w:r>
      <w:r w:rsidR="00593F18">
        <w:t>”</w:t>
      </w:r>
      <w:r w:rsidR="00924FB4">
        <w:t xml:space="preserve"> </w:t>
      </w:r>
      <w:r w:rsidR="00924FB4" w:rsidRPr="00315F59">
        <w:t>increases</w:t>
      </w:r>
      <w:r w:rsidR="00924FB4">
        <w:t xml:space="preserve"> precision. For the spatial task, we find </w:t>
      </w:r>
      <w:r w:rsidR="00134409">
        <w:t xml:space="preserve">the estimated standard deviation to be 0.002 higher for </w:t>
      </w:r>
      <w:r w:rsidR="00593F18">
        <w:t>“</w:t>
      </w:r>
      <w:r w:rsidR="00134409">
        <w:t>Air Drag: Present</w:t>
      </w:r>
      <w:r w:rsidR="00593F18">
        <w:t>”</w:t>
      </w:r>
      <w:r w:rsidR="00134409">
        <w:t xml:space="preserve"> than for </w:t>
      </w:r>
      <w:r w:rsidR="00593F18">
        <w:t>“</w:t>
      </w:r>
      <w:r w:rsidR="00134409">
        <w:t>Air Drag: Absent</w:t>
      </w:r>
      <w:r w:rsidR="00593F18">
        <w:t>”</w:t>
      </w:r>
      <w:r w:rsidR="00134409">
        <w:t xml:space="preserve"> (SE = 0.002, 95 % CI = [-0.00</w:t>
      </w:r>
      <w:r w:rsidR="003E6AC3">
        <w:t>04</w:t>
      </w:r>
      <w:r w:rsidR="00134409">
        <w:t>; 0.004]). This corresponds to</w:t>
      </w:r>
      <w:r w:rsidR="00924FB4">
        <w:t xml:space="preserve"> Posterior Probability</w:t>
      </w:r>
      <w:r w:rsidR="00A37696">
        <w:t xml:space="preserve"> of 0.07 and an Evidence Ratio of 0.06, that is, the data provide more support for the hypothesis that </w:t>
      </w:r>
      <w:r w:rsidR="00593F18">
        <w:t>“</w:t>
      </w:r>
      <w:r w:rsidR="00A37696">
        <w:t>Air Drag: Absent</w:t>
      </w:r>
      <w:r w:rsidR="00593F18">
        <w:t>”</w:t>
      </w:r>
      <w:r w:rsidR="00A37696">
        <w:t xml:space="preserve"> </w:t>
      </w:r>
      <w:r w:rsidR="00A37696" w:rsidRPr="00B51519">
        <w:rPr>
          <w:i/>
          <w:iCs/>
        </w:rPr>
        <w:t>increases</w:t>
      </w:r>
      <w:r w:rsidR="00A37696">
        <w:t xml:space="preserve"> precision.</w:t>
      </w:r>
      <w:r w:rsidR="00D75E04">
        <w:t xml:space="preserve"> Overall, our data do not provide strong support for </w:t>
      </w:r>
      <w:r w:rsidR="00315F59">
        <w:t>any relationship between air drag and response variability.</w:t>
      </w:r>
    </w:p>
    <w:p w14:paraId="5D7BF64B" w14:textId="77777777" w:rsidR="00263B7F" w:rsidRPr="00B07FC5" w:rsidRDefault="00263B7F" w:rsidP="00263B7F">
      <w:pPr>
        <w:jc w:val="both"/>
      </w:pPr>
    </w:p>
    <w:p w14:paraId="2111F33A" w14:textId="6FD4EF31" w:rsidR="00BC575F" w:rsidRPr="00BC575F" w:rsidRDefault="00BC575F" w:rsidP="00BC575F">
      <w:pPr>
        <w:pStyle w:val="Heading3"/>
      </w:pPr>
      <w:r>
        <w:lastRenderedPageBreak/>
        <w:t xml:space="preserve">Does variability in responses differ between </w:t>
      </w:r>
      <w:r w:rsidR="00B07FC5">
        <w:t>congruent and incongruent trials</w:t>
      </w:r>
      <w:r>
        <w:t>?</w:t>
      </w:r>
    </w:p>
    <w:p w14:paraId="7377775C" w14:textId="208BEBC3" w:rsidR="00EA265E" w:rsidRDefault="00BC575F" w:rsidP="00EC2370">
      <w:pPr>
        <w:jc w:val="both"/>
      </w:pPr>
      <w:r>
        <w:t>It stands to reason that a conflict between texture and other physical (air drag-relevant) properties could lead subjects to extrapolate motion less precisely. As testing for variability differences is not straight-forward with tradition</w:t>
      </w:r>
      <w:r w:rsidR="005D37AF">
        <w:t>al</w:t>
      </w:r>
      <w:r>
        <w:t xml:space="preserve"> Linear Mixed Models, we again employ Bayesian Linear Mixed Modelling. We establish a Test Model with Congruency (“Congruent”, “Incongruent”) as fixed effect and random intercepts per participant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C575F" w:rsidRPr="0095639F" w14:paraId="4BE98C08" w14:textId="77777777" w:rsidTr="00C92624">
        <w:trPr>
          <w:trHeight w:val="376"/>
        </w:trPr>
        <w:tc>
          <w:tcPr>
            <w:tcW w:w="8314" w:type="dxa"/>
            <w:shd w:val="clear" w:color="auto" w:fill="FFFFFF" w:themeFill="background1"/>
            <w:vAlign w:val="center"/>
          </w:tcPr>
          <w:p w14:paraId="27A70D50" w14:textId="7F18C395" w:rsidR="00BC575F"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Timing</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EB68A6E" w14:textId="70876AC2" w:rsidR="00BC575F" w:rsidRPr="0095639F" w:rsidRDefault="00BC575F" w:rsidP="00C92624">
            <w:pPr>
              <w:pStyle w:val="MaterialsandMethodsText"/>
              <w:rPr>
                <w:sz w:val="20"/>
                <w:szCs w:val="20"/>
              </w:rPr>
            </w:pPr>
            <w:r w:rsidRPr="0095639F">
              <w:rPr>
                <w:sz w:val="20"/>
                <w:szCs w:val="20"/>
              </w:rPr>
              <w:t>[</w:t>
            </w:r>
            <w:r w:rsidR="008C6D9F" w:rsidRPr="0095639F">
              <w:rPr>
                <w:sz w:val="20"/>
                <w:szCs w:val="20"/>
              </w:rPr>
              <w:t>25</w:t>
            </w:r>
            <w:r w:rsidRPr="0095639F">
              <w:rPr>
                <w:sz w:val="20"/>
                <w:szCs w:val="20"/>
              </w:rPr>
              <w:t>]</w:t>
            </w:r>
          </w:p>
        </w:tc>
      </w:tr>
    </w:tbl>
    <w:p w14:paraId="18419969" w14:textId="6373739A" w:rsidR="00BC575F" w:rsidRDefault="00054B68" w:rsidP="00EC2370">
      <w:pPr>
        <w:jc w:val="both"/>
      </w:pPr>
      <w:r>
        <w:t xml:space="preserve">We found the standard deviation for </w:t>
      </w:r>
      <w:r w:rsidR="00540D32">
        <w:t>“</w:t>
      </w:r>
      <w:r w:rsidR="00AF0CE6">
        <w:t xml:space="preserve">Congruency: </w:t>
      </w:r>
      <w:r>
        <w:t>C</w:t>
      </w:r>
      <w:r w:rsidR="00AF0CE6">
        <w:t>ongruent</w:t>
      </w:r>
      <w:r w:rsidR="00540D32">
        <w:t>”</w:t>
      </w:r>
      <w:r w:rsidR="00AF0CE6">
        <w:t xml:space="preserve"> </w:t>
      </w:r>
      <w:r w:rsidR="005B2E73">
        <w:t xml:space="preserve">to be 0.006 higher than for Congruency: Incongruent (SE = 004, 95 % CI = [-0.005; 0.13]). This corresponds to </w:t>
      </w:r>
      <w:r w:rsidR="00AF0CE6">
        <w:t xml:space="preserve">a Posterior Probability of </w:t>
      </w:r>
      <w:r w:rsidR="00D75E04">
        <w:t>0.0</w:t>
      </w:r>
      <w:r w:rsidR="003B2872">
        <w:t>6</w:t>
      </w:r>
      <w:r w:rsidR="00AF0CE6">
        <w:t xml:space="preserve"> and a</w:t>
      </w:r>
      <w:r w:rsidR="003B2872">
        <w:t>n</w:t>
      </w:r>
      <w:r w:rsidR="00AF0CE6">
        <w:t xml:space="preserve"> Evidence Ratio of </w:t>
      </w:r>
      <w:r w:rsidR="003B2872">
        <w:t>0.07</w:t>
      </w:r>
      <w:r w:rsidR="005B2E73">
        <w:t xml:space="preserve"> in favor of the hypothesis that </w:t>
      </w:r>
      <w:r w:rsidR="00540D32">
        <w:t>“</w:t>
      </w:r>
      <w:r w:rsidR="005B2E73">
        <w:t>Congruency: Congruent</w:t>
      </w:r>
      <w:r w:rsidR="00540D32">
        <w:t>”</w:t>
      </w:r>
      <w:r w:rsidR="005B2E73">
        <w:t xml:space="preserve"> elicits a higher precision.</w:t>
      </w:r>
      <w:r w:rsidR="00AF0CE6">
        <w:t xml:space="preserve"> </w:t>
      </w:r>
      <w:r w:rsidR="00C37F7A">
        <w:t xml:space="preserve">The data thus provide some support for the alternative hypothesis, namely that </w:t>
      </w:r>
      <w:r w:rsidR="00540D32">
        <w:t>“</w:t>
      </w:r>
      <w:r w:rsidR="00C37F7A">
        <w:t>Congruency: Incongruent</w:t>
      </w:r>
      <w:r w:rsidR="00540D32">
        <w:t>”</w:t>
      </w:r>
      <w:r w:rsidR="00C37F7A">
        <w:t xml:space="preserve"> leads to more precise responses in the timing task.</w:t>
      </w:r>
    </w:p>
    <w:p w14:paraId="46E2F5A0" w14:textId="4692F729" w:rsidR="005D37AF" w:rsidRDefault="005D37AF" w:rsidP="00EC2370">
      <w:pPr>
        <w:jc w:val="both"/>
      </w:pPr>
      <w:r>
        <w:t>We then repeat the same procedure for the spatial task. The specified model is: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5D37AF" w:rsidRPr="0095639F" w14:paraId="07E10A17" w14:textId="77777777" w:rsidTr="00C92624">
        <w:trPr>
          <w:trHeight w:val="376"/>
        </w:trPr>
        <w:tc>
          <w:tcPr>
            <w:tcW w:w="8314" w:type="dxa"/>
            <w:shd w:val="clear" w:color="auto" w:fill="FFFFFF" w:themeFill="background1"/>
            <w:vAlign w:val="center"/>
          </w:tcPr>
          <w:p w14:paraId="04A5135A" w14:textId="77777777" w:rsidR="005D37AF"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BE41406" w14:textId="1CA1427F" w:rsidR="005D37AF" w:rsidRPr="0095639F" w:rsidRDefault="005D37AF" w:rsidP="00C92624">
            <w:pPr>
              <w:pStyle w:val="MaterialsandMethodsText"/>
              <w:rPr>
                <w:sz w:val="20"/>
                <w:szCs w:val="20"/>
              </w:rPr>
            </w:pPr>
            <w:r w:rsidRPr="0095639F">
              <w:rPr>
                <w:sz w:val="20"/>
                <w:szCs w:val="20"/>
              </w:rPr>
              <w:t>[</w:t>
            </w:r>
            <w:r w:rsidR="008C6D9F" w:rsidRPr="0095639F">
              <w:rPr>
                <w:sz w:val="20"/>
                <w:szCs w:val="20"/>
              </w:rPr>
              <w:t>26</w:t>
            </w:r>
            <w:r w:rsidRPr="0095639F">
              <w:rPr>
                <w:sz w:val="20"/>
                <w:szCs w:val="20"/>
              </w:rPr>
              <w:t>]</w:t>
            </w:r>
          </w:p>
        </w:tc>
      </w:tr>
    </w:tbl>
    <w:p w14:paraId="5D9051F5" w14:textId="0A4B9269" w:rsidR="005D37AF" w:rsidRDefault="005D37AF" w:rsidP="00EC2370">
      <w:pPr>
        <w:jc w:val="both"/>
      </w:pPr>
      <w:r>
        <w:t xml:space="preserve">Here, we also find variability to </w:t>
      </w:r>
      <w:r w:rsidR="004876A1">
        <w:t xml:space="preserve">be slightly lower in the </w:t>
      </w:r>
      <w:r w:rsidR="00540D32">
        <w:t>“</w:t>
      </w:r>
      <w:r w:rsidR="004876A1">
        <w:t>Congruency: Incongruent</w:t>
      </w:r>
      <w:r w:rsidR="00540D32">
        <w:t>”</w:t>
      </w:r>
      <w:r w:rsidR="004876A1">
        <w:t xml:space="preserve"> condition,</w:t>
      </w:r>
      <w:r w:rsidR="005B2E73">
        <w:t xml:space="preserve"> by 0.004 (SE = 0.005, 95 % CI = [0.0008; 0.009]). This corresponds to a </w:t>
      </w:r>
      <w:r>
        <w:t xml:space="preserve">Posterior Probability of </w:t>
      </w:r>
      <w:r w:rsidR="004876A1">
        <w:t>0.03</w:t>
      </w:r>
      <w:r>
        <w:t xml:space="preserve"> and an Evidence Ratio of </w:t>
      </w:r>
      <w:r w:rsidR="004876A1">
        <w:t>0.03 in favor of our original working hypothesis</w:t>
      </w:r>
      <w:r>
        <w:t xml:space="preserve">. </w:t>
      </w:r>
      <w:r w:rsidR="004876A1">
        <w:t xml:space="preserve">This represents, again, some evidence that variability might actually be </w:t>
      </w:r>
      <w:r w:rsidR="004876A1" w:rsidRPr="004876A1">
        <w:rPr>
          <w:i/>
          <w:iCs/>
        </w:rPr>
        <w:t>lower</w:t>
      </w:r>
      <w:r w:rsidR="004876A1">
        <w:t xml:space="preserve"> for conflicting textures and sizes.</w:t>
      </w:r>
    </w:p>
    <w:p w14:paraId="339E42E7" w14:textId="7BE73108" w:rsidR="00BC341D" w:rsidRDefault="00E8097A" w:rsidP="00EC2370">
      <w:pPr>
        <w:jc w:val="both"/>
      </w:pPr>
      <w:r>
        <w:t xml:space="preserve">Overall, we found for both tasks that variability was decreased slightly for the incongruent condition. However, the differences are extremely </w:t>
      </w:r>
      <w:r w:rsidR="00732E22">
        <w:t>small</w:t>
      </w:r>
      <w:r>
        <w:t>, and might have their source in other effects, such as observers attending more strongly to unexpected stimuli.</w:t>
      </w:r>
    </w:p>
    <w:p w14:paraId="4647B238" w14:textId="6BBEE072" w:rsidR="00DA3054" w:rsidRDefault="00E76410" w:rsidP="00DA3054">
      <w:pPr>
        <w:keepNext/>
        <w:jc w:val="both"/>
      </w:pPr>
      <w:r>
        <w:rPr>
          <w:noProof/>
        </w:rPr>
        <w:drawing>
          <wp:inline distT="0" distB="0" distL="0" distR="0" wp14:anchorId="3C49B38E" wp14:editId="33C9BCB5">
            <wp:extent cx="5930900" cy="2971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0D3F86B0" w14:textId="469C1AAC" w:rsidR="00DA3054" w:rsidRDefault="00DA3054" w:rsidP="00DA3054">
      <w:pPr>
        <w:pStyle w:val="Caption"/>
        <w:jc w:val="both"/>
      </w:pPr>
      <w:r>
        <w:t xml:space="preserve">Figure </w:t>
      </w:r>
      <w:fldSimple w:instr=" SEQ Figure \* ARABIC ">
        <w:r w:rsidR="007E51E7">
          <w:rPr>
            <w:noProof/>
          </w:rPr>
          <w:t>4</w:t>
        </w:r>
      </w:fldSimple>
      <w:r>
        <w:t xml:space="preserve">: Distribution of errors for trials where the ball texture was congruent with its size and other physical properties (Congruent) and where they were incongruent (Incongruent). </w:t>
      </w:r>
      <w:r w:rsidR="00F20B40">
        <w:t xml:space="preserve">. Small translucid points represent individual trial data. Medium colored points at the bottom of the curve indicate median per participant. Big black dot indicates median across participants. </w:t>
      </w:r>
      <w:r>
        <w:t>The dotted line represents an error ratio of 1, that is perfect accuracy. A. Timing errors. B. Spatial errors.</w:t>
      </w:r>
    </w:p>
    <w:p w14:paraId="17E2F730" w14:textId="77777777" w:rsidR="00DA3054" w:rsidRPr="00DA3054" w:rsidRDefault="00DA3054" w:rsidP="00DA3054"/>
    <w:p w14:paraId="72E83542" w14:textId="790B1B44" w:rsidR="00864D4C" w:rsidRDefault="00864D4C" w:rsidP="005C547D">
      <w:pPr>
        <w:pStyle w:val="Heading3"/>
      </w:pPr>
      <w:r>
        <w:t xml:space="preserve">Do different </w:t>
      </w:r>
      <w:r w:rsidR="000D68EA">
        <w:t>object sizes</w:t>
      </w:r>
      <w:r>
        <w:t xml:space="preserve"> elicit differences in conditions?</w:t>
      </w:r>
    </w:p>
    <w:p w14:paraId="5F3E87DB" w14:textId="6ACA99FB" w:rsidR="00BC575F" w:rsidRDefault="005C547D" w:rsidP="00EC2370">
      <w:pPr>
        <w:jc w:val="both"/>
      </w:pPr>
      <w:r>
        <w:t>It is furthermore possible that performance is affected by the simulated objects. For example, performance for tennis ball</w:t>
      </w:r>
      <w:r w:rsidR="0072302C">
        <w:t>-sized targets (</w:t>
      </w:r>
      <w:r w:rsidR="00593F18">
        <w:t>“</w:t>
      </w:r>
      <w:r w:rsidR="0072302C">
        <w:t>Tennis Ball, Congruent</w:t>
      </w:r>
      <w:r w:rsidR="00593F18">
        <w:t>”</w:t>
      </w:r>
      <w:r w:rsidR="0072302C">
        <w:t xml:space="preserve"> and </w:t>
      </w:r>
      <w:r w:rsidR="00593F18">
        <w:t>“</w:t>
      </w:r>
      <w:r w:rsidR="0072302C">
        <w:t>Basketball, Incongruent</w:t>
      </w:r>
      <w:r w:rsidR="00593F18">
        <w:t>”</w:t>
      </w:r>
      <w:r w:rsidR="0072302C">
        <w:t>)</w:t>
      </w:r>
      <w:r>
        <w:t xml:space="preserve"> could be less precise because they are smaller, which might lead to a less precise representation of their size</w:t>
      </w:r>
      <w:r w:rsidR="009D772E">
        <w:t>, as estimates of the visual angle get more precise for higher values.</w:t>
      </w:r>
      <w:r w:rsidR="00F83CC5">
        <w:t xml:space="preserve"> </w:t>
      </w:r>
      <w:r w:rsidR="00A2275C">
        <w:fldChar w:fldCharType="begin"/>
      </w:r>
      <w:r w:rsidR="00A2275C">
        <w:instrText xml:space="preserve"> REF _Ref36175866 \h </w:instrText>
      </w:r>
      <w:r w:rsidR="00A2275C">
        <w:fldChar w:fldCharType="separate"/>
      </w:r>
      <w:r w:rsidR="00A2275C">
        <w:t xml:space="preserve">Figure </w:t>
      </w:r>
      <w:r w:rsidR="00A2275C">
        <w:rPr>
          <w:noProof/>
        </w:rPr>
        <w:t>5</w:t>
      </w:r>
      <w:r w:rsidR="00A2275C">
        <w:fldChar w:fldCharType="end"/>
      </w:r>
      <w:r w:rsidR="00A2275C">
        <w:t xml:space="preserve"> gives some indication that there might be difference</w:t>
      </w:r>
      <w:r w:rsidR="009D772E">
        <w:t>s</w:t>
      </w:r>
      <w:r w:rsidR="00A2275C">
        <w:t xml:space="preserve">, especially for the spatial task. </w:t>
      </w:r>
      <w:r w:rsidR="00F83CC5">
        <w:t xml:space="preserve">We thus employ the same procedure as in the previous section, and fit the following model, with Ball </w:t>
      </w:r>
      <w:r w:rsidR="009D772E">
        <w:t>Size</w:t>
      </w:r>
      <w:r w:rsidR="00F83CC5">
        <w:t xml:space="preserve"> (</w:t>
      </w:r>
      <w:r w:rsidR="009D772E">
        <w:t>0.033 m and 0.12 m</w:t>
      </w:r>
      <w:r w:rsidR="00F83CC5">
        <w:t>) as fixed effect and random intercepts per participants</w:t>
      </w:r>
      <w:r w:rsidR="00422259">
        <w:t xml:space="preserve">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83CC5" w:rsidRPr="0095639F" w14:paraId="02DFA25D" w14:textId="77777777" w:rsidTr="00C92624">
        <w:trPr>
          <w:trHeight w:val="376"/>
        </w:trPr>
        <w:tc>
          <w:tcPr>
            <w:tcW w:w="8314" w:type="dxa"/>
            <w:shd w:val="clear" w:color="auto" w:fill="FFFFFF" w:themeFill="background1"/>
            <w:vAlign w:val="center"/>
          </w:tcPr>
          <w:p w14:paraId="691593E1" w14:textId="6180C0A7" w:rsidR="00F83CC5"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BD704CA" w14:textId="7239F467" w:rsidR="00F83CC5" w:rsidRPr="0095639F" w:rsidRDefault="00F83CC5" w:rsidP="00C92624">
            <w:pPr>
              <w:pStyle w:val="MaterialsandMethodsText"/>
              <w:rPr>
                <w:sz w:val="20"/>
                <w:szCs w:val="20"/>
              </w:rPr>
            </w:pPr>
            <w:r w:rsidRPr="0095639F">
              <w:rPr>
                <w:sz w:val="20"/>
                <w:szCs w:val="20"/>
              </w:rPr>
              <w:t>[</w:t>
            </w:r>
            <w:r w:rsidR="006C0E39" w:rsidRPr="0095639F">
              <w:rPr>
                <w:sz w:val="20"/>
                <w:szCs w:val="20"/>
              </w:rPr>
              <w:t>2</w:t>
            </w:r>
            <w:r w:rsidR="008C6D9F" w:rsidRPr="0095639F">
              <w:rPr>
                <w:sz w:val="20"/>
                <w:szCs w:val="20"/>
              </w:rPr>
              <w:t>7</w:t>
            </w:r>
            <w:r w:rsidRPr="0095639F">
              <w:rPr>
                <w:sz w:val="20"/>
                <w:szCs w:val="20"/>
              </w:rPr>
              <w:t>]</w:t>
            </w:r>
          </w:p>
        </w:tc>
      </w:tr>
    </w:tbl>
    <w:p w14:paraId="5DF87855" w14:textId="68B41DA8" w:rsidR="0028204D" w:rsidRDefault="00065819" w:rsidP="000F2606">
      <w:r>
        <w:t xml:space="preserve">We find that the standard deviation for the bigger ball size was slightly higher than for the smaller ball size (by 0.007, SE = 0.003; 95 % CI = 0.002;0.012]). This corresponded to </w:t>
      </w:r>
      <w:r w:rsidR="0099701D">
        <w:t xml:space="preserve">a Posterior Probability of </w:t>
      </w:r>
      <w:r w:rsidR="00B26687">
        <w:t>0.01</w:t>
      </w:r>
      <w:r w:rsidR="0099701D">
        <w:t xml:space="preserve"> and an Evidence Ratio of </w:t>
      </w:r>
      <w:r w:rsidR="00B26687">
        <w:t>0.01</w:t>
      </w:r>
      <w:r>
        <w:t xml:space="preserve"> for the original hypothesis that smaller balls should lead to higher variability</w:t>
      </w:r>
      <w:r w:rsidR="000132A7">
        <w:t>.</w:t>
      </w:r>
      <w:r w:rsidR="00B26687">
        <w:t xml:space="preserve"> This represents moderate evidence that smaller balls lead to higher precision.</w:t>
      </w:r>
    </w:p>
    <w:p w14:paraId="0D1CAA36" w14:textId="6FA9BE5A" w:rsidR="00A40624" w:rsidRDefault="00A40624" w:rsidP="000F2606">
      <w:r>
        <w:t>We conducted the same analysis for the spatial error:</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A40624" w:rsidRPr="0095639F" w14:paraId="0A64E8E2" w14:textId="77777777" w:rsidTr="00797B60">
        <w:trPr>
          <w:trHeight w:val="376"/>
        </w:trPr>
        <w:tc>
          <w:tcPr>
            <w:tcW w:w="8314" w:type="dxa"/>
            <w:shd w:val="clear" w:color="auto" w:fill="FFFFFF" w:themeFill="background1"/>
            <w:vAlign w:val="center"/>
          </w:tcPr>
          <w:p w14:paraId="63422FED" w14:textId="6C7E5CB5" w:rsidR="00A40624"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D358CBB" w14:textId="2F3627ED" w:rsidR="00A40624" w:rsidRPr="0095639F" w:rsidRDefault="00A40624" w:rsidP="00797B60">
            <w:pPr>
              <w:pStyle w:val="MaterialsandMethodsText"/>
              <w:rPr>
                <w:sz w:val="20"/>
                <w:szCs w:val="20"/>
              </w:rPr>
            </w:pPr>
            <w:r w:rsidRPr="0095639F">
              <w:rPr>
                <w:sz w:val="20"/>
                <w:szCs w:val="20"/>
              </w:rPr>
              <w:t>[2</w:t>
            </w:r>
            <w:r w:rsidR="008C6D9F" w:rsidRPr="0095639F">
              <w:rPr>
                <w:sz w:val="20"/>
                <w:szCs w:val="20"/>
              </w:rPr>
              <w:t>8</w:t>
            </w:r>
            <w:r w:rsidRPr="0095639F">
              <w:rPr>
                <w:sz w:val="20"/>
                <w:szCs w:val="20"/>
              </w:rPr>
              <w:t>]</w:t>
            </w:r>
          </w:p>
        </w:tc>
      </w:tr>
    </w:tbl>
    <w:p w14:paraId="54CEB217" w14:textId="5C468B8E" w:rsidR="00A40624" w:rsidRDefault="00FF2D8C" w:rsidP="000B75DA">
      <w:pPr>
        <w:jc w:val="both"/>
      </w:pPr>
      <w:r>
        <w:t>We found that the standard deviation for the smaller ball was, again, lower than for the bigger ball (by 0.0008, SE = 0.0035, 95 % CI = [-0.002; 0.004</w:t>
      </w:r>
      <w:r w:rsidR="008406FA">
        <w:t>]). This corresponded to</w:t>
      </w:r>
      <w:r>
        <w:t xml:space="preserve"> </w:t>
      </w:r>
      <w:r w:rsidR="0028204D">
        <w:t xml:space="preserve">a Posterior Probability </w:t>
      </w:r>
      <w:r w:rsidR="008440D4">
        <w:t xml:space="preserve">of </w:t>
      </w:r>
      <w:r w:rsidR="00BA5605">
        <w:t>0.3</w:t>
      </w:r>
      <w:r w:rsidR="0028204D">
        <w:t xml:space="preserve"> and an Evidence Ratio of </w:t>
      </w:r>
      <w:r w:rsidR="00BA5605">
        <w:t>0.44</w:t>
      </w:r>
      <w:r w:rsidR="008440D4">
        <w:t xml:space="preserve">, </w:t>
      </w:r>
      <w:r w:rsidR="008406FA">
        <w:t xml:space="preserve">thus </w:t>
      </w:r>
      <w:r w:rsidR="008440D4">
        <w:t xml:space="preserve">supporting slightly more the alternative hypothesis that smaller objects lead to increased precision. Overall, this represents some evidence that smaller </w:t>
      </w:r>
      <w:r w:rsidR="00D23FCC">
        <w:t xml:space="preserve">targets </w:t>
      </w:r>
      <w:r w:rsidR="008440D4">
        <w:t>did not lead to precision losses in our task. This can be taken as evidence that the visual angle has a very subordinate role for both temporal and spatial judgements at an intermediate distance in the fronto-parallel plane.</w:t>
      </w:r>
    </w:p>
    <w:p w14:paraId="74BF61F5" w14:textId="7787FDA7" w:rsidR="00C468AA" w:rsidRDefault="00C468AA" w:rsidP="003F4A3B">
      <w:pPr>
        <w:jc w:val="both"/>
      </w:pPr>
      <w:r>
        <w:t xml:space="preserve">Overall, this exploratory analysis shows that smaller targets might lead to a slightly increased precision, and that target </w:t>
      </w:r>
      <w:r w:rsidR="00FC34CD">
        <w:t>size bears no impact on timing accuracy, while it has a small, but robust influence on accuracy for spatial extrapolation.</w:t>
      </w:r>
    </w:p>
    <w:p w14:paraId="16EA4308" w14:textId="14B566A2" w:rsidR="007E51E7" w:rsidRDefault="00E76410" w:rsidP="007E51E7">
      <w:pPr>
        <w:keepNext/>
        <w:jc w:val="both"/>
      </w:pPr>
      <w:r>
        <w:rPr>
          <w:noProof/>
        </w:rPr>
        <w:lastRenderedPageBreak/>
        <w:drawing>
          <wp:inline distT="0" distB="0" distL="0" distR="0" wp14:anchorId="0F0B9A2B" wp14:editId="68CEFB0D">
            <wp:extent cx="5930900" cy="2971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34C0CBEE" w14:textId="64621B1C" w:rsidR="00DA3054" w:rsidRDefault="007E51E7" w:rsidP="007E51E7">
      <w:pPr>
        <w:pStyle w:val="Caption"/>
        <w:jc w:val="both"/>
      </w:pPr>
      <w:bookmarkStart w:id="53" w:name="_Ref36175866"/>
      <w:r>
        <w:t xml:space="preserve">Figure </w:t>
      </w:r>
      <w:fldSimple w:instr=" SEQ Figure \* ARABIC ">
        <w:r>
          <w:rPr>
            <w:noProof/>
          </w:rPr>
          <w:t>5</w:t>
        </w:r>
      </w:fldSimple>
      <w:bookmarkEnd w:id="53"/>
      <w:r>
        <w:t>: Distribution of errors for trials where the ball was of tennis ball size (0.033 m) and where the ball was of basketball size (0.12 m). The dotted line represents an error ratio of 1, that is perfect accuracy.</w:t>
      </w:r>
      <w:r w:rsidR="00EB6ED6" w:rsidRPr="00EB6ED6">
        <w:t xml:space="preserve"> </w:t>
      </w:r>
      <w:r w:rsidR="00EB6ED6">
        <w:t xml:space="preserve">. Small translucid points represent individual trial data. Medium colored points at the bottom of the curve indicate median per participant. Big black dot indicates median across participants. </w:t>
      </w:r>
      <w:r>
        <w:t xml:space="preserve"> A. Timing errors. B. Spatial errors.</w:t>
      </w:r>
    </w:p>
    <w:p w14:paraId="111A4214" w14:textId="092ADD67" w:rsidR="00325883" w:rsidRDefault="00325883" w:rsidP="003F4A3B">
      <w:pPr>
        <w:jc w:val="both"/>
      </w:pPr>
    </w:p>
    <w:p w14:paraId="4C7C720A" w14:textId="34A0FBAD" w:rsidR="00CD05C5" w:rsidRDefault="00CD05C5" w:rsidP="0093283D">
      <w:pPr>
        <w:pStyle w:val="Heading3"/>
      </w:pPr>
      <w:r>
        <w:t>Is there a lawful relation between biases and variability?</w:t>
      </w:r>
    </w:p>
    <w:p w14:paraId="1EE3EA9A" w14:textId="662B8A84" w:rsidR="00CD05C5" w:rsidRDefault="00CD05C5" w:rsidP="003F4A3B">
      <w:pPr>
        <w:jc w:val="both"/>
      </w:pPr>
      <w:r>
        <w:t xml:space="preserve">It has recently been argued that there is a lawful, linear relationship between perceptual biases and perceptual precision </w:t>
      </w:r>
      <w:r>
        <w:fldChar w:fldCharType="begin" w:fldLock="1"/>
      </w:r>
      <w:r w:rsidR="00143A8E">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CD05C5">
        <w:rPr>
          <w:noProof/>
        </w:rPr>
        <w:t>(Wei &amp; Stocker, 2017)</w:t>
      </w:r>
      <w:r>
        <w:fldChar w:fldCharType="end"/>
      </w:r>
      <w:r>
        <w:t>.</w:t>
      </w:r>
      <w:r w:rsidR="0091260F">
        <w:t xml:space="preserve"> While the authors have proposed this link for lower level perceptual processes, as employed in</w:t>
      </w:r>
      <w:r w:rsidR="0093283D">
        <w:t xml:space="preserve"> simple</w:t>
      </w:r>
      <w:r w:rsidR="0091260F">
        <w:t xml:space="preserve"> discrimination tasks, it stands to reason that similar relationships could also </w:t>
      </w:r>
      <w:r w:rsidR="0093283D">
        <w:t xml:space="preserve">hold </w:t>
      </w:r>
      <w:r w:rsidR="0091260F">
        <w:t xml:space="preserve">for higher level processes. </w:t>
      </w:r>
      <w:r w:rsidR="00122D16">
        <w:t xml:space="preserve">To test whether </w:t>
      </w:r>
      <w:r w:rsidR="0093283D">
        <w:t>our dataset supports this notion, we computed normalized standard deviations (“SD Ratio Timing” and “SD Ratio Distance”) for participant responses by computing the standard deviation per condition (horizontal velocity, time-to-contact, air drag condition, ball type and congruency condition) and participant. We then normalized the standard deviations by dividing them by the</w:t>
      </w:r>
      <w:r w:rsidR="009B702B">
        <w:t xml:space="preserve"> mean</w:t>
      </w:r>
      <w:r w:rsidR="0093283D">
        <w:t xml:space="preserve"> Occluded Time</w:t>
      </w:r>
      <w:r w:rsidR="009B702B">
        <w:t xml:space="preserve"> or the Occluded Distance</w:t>
      </w:r>
      <w:r w:rsidR="00864A40">
        <w:t>, respectively,</w:t>
      </w:r>
      <w:r w:rsidR="009B702B">
        <w:t xml:space="preserve"> in the condition combination</w:t>
      </w:r>
      <w:r w:rsidR="00864A40">
        <w:t xml:space="preserve"> over which the standard deviation was computed</w:t>
      </w:r>
      <w:r w:rsidR="0093283D">
        <w:t xml:space="preserve">. To test statistically whether there is a relationship between biases and variability, we used </w:t>
      </w:r>
      <w:r w:rsidR="00864A40">
        <w:t>Linear Modelling. We fitted a simple model with the normalized standard deviations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2BAD" w:rsidRPr="0095639F" w14:paraId="2734EC89" w14:textId="77777777" w:rsidTr="00797B60">
        <w:trPr>
          <w:trHeight w:val="376"/>
        </w:trPr>
        <w:tc>
          <w:tcPr>
            <w:tcW w:w="8314" w:type="dxa"/>
            <w:shd w:val="clear" w:color="auto" w:fill="FFFFFF" w:themeFill="background1"/>
            <w:vAlign w:val="center"/>
          </w:tcPr>
          <w:p w14:paraId="4A2EFFA1" w14:textId="738098A8" w:rsidR="00F32BAD"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oMath>
            </m:oMathPara>
          </w:p>
        </w:tc>
        <w:tc>
          <w:tcPr>
            <w:tcW w:w="783" w:type="dxa"/>
            <w:shd w:val="clear" w:color="auto" w:fill="FFFFFF" w:themeFill="background1"/>
            <w:vAlign w:val="center"/>
          </w:tcPr>
          <w:p w14:paraId="0811A007" w14:textId="4A997B47"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33</w:t>
            </w:r>
            <w:r w:rsidRPr="0095639F">
              <w:rPr>
                <w:sz w:val="20"/>
                <w:szCs w:val="20"/>
              </w:rPr>
              <w:t>]</w:t>
            </w:r>
          </w:p>
        </w:tc>
      </w:tr>
      <w:tr w:rsidR="00F32BAD" w:rsidRPr="0095639F" w14:paraId="7020D58F" w14:textId="77777777" w:rsidTr="00797B60">
        <w:trPr>
          <w:trHeight w:val="376"/>
        </w:trPr>
        <w:tc>
          <w:tcPr>
            <w:tcW w:w="8314" w:type="dxa"/>
            <w:shd w:val="clear" w:color="auto" w:fill="FFFFFF" w:themeFill="background1"/>
            <w:vAlign w:val="center"/>
          </w:tcPr>
          <w:p w14:paraId="3462FBE4" w14:textId="2D9D5E23" w:rsidR="00F32BAD"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oMath>
            </m:oMathPara>
          </w:p>
        </w:tc>
        <w:tc>
          <w:tcPr>
            <w:tcW w:w="783" w:type="dxa"/>
            <w:shd w:val="clear" w:color="auto" w:fill="FFFFFF" w:themeFill="background1"/>
            <w:vAlign w:val="center"/>
          </w:tcPr>
          <w:p w14:paraId="5466358A" w14:textId="3D5438C6"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34</w:t>
            </w:r>
            <w:r w:rsidRPr="0095639F">
              <w:rPr>
                <w:sz w:val="20"/>
                <w:szCs w:val="20"/>
              </w:rPr>
              <w:t>]</w:t>
            </w:r>
          </w:p>
        </w:tc>
      </w:tr>
    </w:tbl>
    <w:p w14:paraId="6CCA216A" w14:textId="73F0A5AE" w:rsidR="00325883" w:rsidRDefault="00F32BAD" w:rsidP="003F4A3B">
      <w:pPr>
        <w:jc w:val="both"/>
      </w:pPr>
      <w:r>
        <w:t xml:space="preserve">For both the timing task and the spatial task, the respective normalized standard deviations explained a significant amount of variability in responses. For the timing errors, the regression coefficient for SD Ratio Timing was </w:t>
      </w:r>
      <w:r w:rsidR="00E30D08">
        <w:t>2.02</w:t>
      </w:r>
      <w:r>
        <w:t xml:space="preserve"> (</w:t>
      </w:r>
      <w:r w:rsidR="00E30D08">
        <w:t xml:space="preserve">SE = 0.06; </w:t>
      </w:r>
      <w:r>
        <w:t>p </w:t>
      </w:r>
      <w:r>
        <w:rPr>
          <w:lang w:val="en-CA"/>
        </w:rPr>
        <w:t>&lt;</w:t>
      </w:r>
      <w:r>
        <w:t> 2*10^16)</w:t>
      </w:r>
      <w:r w:rsidR="00E30D08">
        <w:t>.</w:t>
      </w:r>
      <w:r>
        <w:t xml:space="preserve"> </w:t>
      </w:r>
      <w:r w:rsidR="00E30D08">
        <w:t xml:space="preserve">For </w:t>
      </w:r>
      <w:r>
        <w:t xml:space="preserve">the spatial errors, the regression coefficient for SD Ratio Distance was </w:t>
      </w:r>
      <w:r w:rsidR="001A5466">
        <w:t>1.947</w:t>
      </w:r>
      <w:r w:rsidR="00E30D08">
        <w:t> (SE = 0.</w:t>
      </w:r>
      <w:r w:rsidR="001A5466">
        <w:t>1</w:t>
      </w:r>
      <w:r w:rsidR="00E30D08">
        <w:t xml:space="preserve">; </w:t>
      </w:r>
      <w:r w:rsidR="000B5F57">
        <w:t>p </w:t>
      </w:r>
      <w:r w:rsidR="000B5F57">
        <w:rPr>
          <w:lang w:val="en-CA"/>
        </w:rPr>
        <w:t>&lt;</w:t>
      </w:r>
      <w:r w:rsidR="000B5F57">
        <w:t> 2*10^16</w:t>
      </w:r>
      <w:r w:rsidR="00593887">
        <w:t>)</w:t>
      </w:r>
      <w:r w:rsidR="00E30D08">
        <w:t>.</w:t>
      </w:r>
      <w:r w:rsidR="00622426">
        <w:t xml:space="preserve"> Note that these models do not distinguish between within-subject and between-subject variability.</w:t>
      </w:r>
      <w:r w:rsidR="00E30D08">
        <w:t xml:space="preserve"> </w:t>
      </w:r>
      <w:r w:rsidR="00622426">
        <w:t xml:space="preserve">To determine whether this overall relationship was driven by within- or between-.subject effects, we first established Linear Mixed Models with the normalized standard deviations (“SD Ratio Timing” and “SD Ratio Distance”) as continuous fixed effects and </w:t>
      </w:r>
      <w:r w:rsidR="00FC0059">
        <w:t xml:space="preserve">variable </w:t>
      </w:r>
      <w:r w:rsidR="00FC0059">
        <w:lastRenderedPageBreak/>
        <w:t xml:space="preserve">intercepts per </w:t>
      </w:r>
      <w:r w:rsidR="00622426">
        <w:t>participants as random effects</w:t>
      </w:r>
      <w:r w:rsidR="00006E70">
        <w:t>, with the goal</w:t>
      </w:r>
      <w:r w:rsidR="000971C8">
        <w:t xml:space="preserve"> </w:t>
      </w:r>
      <w:r w:rsidR="00006E70">
        <w:t xml:space="preserve">of </w:t>
      </w:r>
      <w:r w:rsidR="000971C8">
        <w:t>test</w:t>
      </w:r>
      <w:r w:rsidR="00006E70">
        <w:t>ing</w:t>
      </w:r>
      <w:r w:rsidR="000971C8">
        <w:t xml:space="preserve"> whether </w:t>
      </w:r>
      <w:r w:rsidR="00006E70">
        <w:t>variability was significantly related to bias within-subjects.</w:t>
      </w:r>
      <w:r w:rsidR="00622426">
        <w:t xml:space="preserve"> We specified the models </w:t>
      </w:r>
      <w:r w:rsidR="00622426" w:rsidRPr="00CE140E">
        <w:t>as</w:t>
      </w:r>
      <w:r w:rsidR="00622426">
        <w:t xml:space="preserve">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22426" w:rsidRPr="0095639F" w14:paraId="228EA1FA" w14:textId="77777777" w:rsidTr="00797B60">
        <w:trPr>
          <w:trHeight w:val="376"/>
        </w:trPr>
        <w:tc>
          <w:tcPr>
            <w:tcW w:w="8314" w:type="dxa"/>
            <w:shd w:val="clear" w:color="auto" w:fill="FFFFFF" w:themeFill="background1"/>
            <w:vAlign w:val="center"/>
          </w:tcPr>
          <w:p w14:paraId="05614FC0" w14:textId="37CBFC60" w:rsidR="00622426"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013D2A5B" w14:textId="141D4972"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35</w:t>
            </w:r>
            <w:r w:rsidRPr="0095639F">
              <w:rPr>
                <w:sz w:val="20"/>
                <w:szCs w:val="20"/>
              </w:rPr>
              <w:t>]</w:t>
            </w:r>
          </w:p>
        </w:tc>
      </w:tr>
      <w:tr w:rsidR="00622426" w:rsidRPr="0095639F" w14:paraId="3054F403" w14:textId="77777777" w:rsidTr="00797B60">
        <w:trPr>
          <w:trHeight w:val="376"/>
        </w:trPr>
        <w:tc>
          <w:tcPr>
            <w:tcW w:w="8314" w:type="dxa"/>
            <w:shd w:val="clear" w:color="auto" w:fill="FFFFFF" w:themeFill="background1"/>
            <w:vAlign w:val="center"/>
          </w:tcPr>
          <w:p w14:paraId="54E8C126" w14:textId="697D996B" w:rsidR="00622426"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0469F2B" w14:textId="107CCDAA"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36</w:t>
            </w:r>
            <w:r w:rsidRPr="0095639F">
              <w:rPr>
                <w:sz w:val="20"/>
                <w:szCs w:val="20"/>
              </w:rPr>
              <w:t>]</w:t>
            </w:r>
          </w:p>
        </w:tc>
      </w:tr>
    </w:tbl>
    <w:p w14:paraId="7E270A32" w14:textId="05E64354" w:rsidR="00325883" w:rsidRDefault="00BF42C5" w:rsidP="003F4A3B">
      <w:pPr>
        <w:jc w:val="both"/>
      </w:pPr>
      <w:r>
        <w:t>We then compared these Test Models to the following Null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F42C5" w:rsidRPr="0095639F" w14:paraId="3E6F5DD1" w14:textId="77777777" w:rsidTr="00797B60">
        <w:trPr>
          <w:trHeight w:val="376"/>
        </w:trPr>
        <w:tc>
          <w:tcPr>
            <w:tcW w:w="8314" w:type="dxa"/>
            <w:shd w:val="clear" w:color="auto" w:fill="FFFFFF" w:themeFill="background1"/>
            <w:vAlign w:val="center"/>
          </w:tcPr>
          <w:p w14:paraId="4536CC97" w14:textId="24AADDB7" w:rsidR="00BF42C5"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6253A860" w14:textId="78DB8830"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37</w:t>
            </w:r>
            <w:r w:rsidRPr="0095639F">
              <w:rPr>
                <w:sz w:val="20"/>
                <w:szCs w:val="20"/>
              </w:rPr>
              <w:t>]</w:t>
            </w:r>
          </w:p>
        </w:tc>
      </w:tr>
      <w:tr w:rsidR="00BF42C5" w:rsidRPr="0095639F" w14:paraId="03BA7F1B" w14:textId="77777777" w:rsidTr="00797B60">
        <w:trPr>
          <w:trHeight w:val="376"/>
        </w:trPr>
        <w:tc>
          <w:tcPr>
            <w:tcW w:w="8314" w:type="dxa"/>
            <w:shd w:val="clear" w:color="auto" w:fill="FFFFFF" w:themeFill="background1"/>
            <w:vAlign w:val="center"/>
          </w:tcPr>
          <w:p w14:paraId="516EE6D4" w14:textId="4A088414" w:rsidR="00BF42C5"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69A2CEE" w14:textId="227A0CFF"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38</w:t>
            </w:r>
            <w:r w:rsidRPr="0095639F">
              <w:rPr>
                <w:sz w:val="20"/>
                <w:szCs w:val="20"/>
              </w:rPr>
              <w:t>]</w:t>
            </w:r>
          </w:p>
        </w:tc>
      </w:tr>
    </w:tbl>
    <w:p w14:paraId="4E5589D5" w14:textId="04EE0403" w:rsidR="00325883" w:rsidRDefault="000971C8" w:rsidP="003F4A3B">
      <w:pPr>
        <w:jc w:val="both"/>
      </w:pPr>
      <w:r>
        <w:t>We found both Test Models to be significantly better than the Null Models. For the timing task, we found a regression coefficient for SD Ratio Timing of 0.088 (SE = 0.038; p = 0.021). For the spatial task, we found a regression coefficient for SD Ratio Distance of 0.57 (SE = 0.052; p </w:t>
      </w:r>
      <w:r>
        <w:rPr>
          <w:lang w:val="en-CA"/>
        </w:rPr>
        <w:t>&lt;</w:t>
      </w:r>
      <w:r>
        <w:t> 2*10^16).</w:t>
      </w:r>
    </w:p>
    <w:p w14:paraId="393616C7" w14:textId="7FD47939" w:rsidR="000971C8" w:rsidRPr="00CE140E" w:rsidRDefault="000971C8" w:rsidP="003F4A3B">
      <w:pPr>
        <w:jc w:val="both"/>
      </w:pPr>
      <w:r>
        <w:t xml:space="preserve">We </w:t>
      </w:r>
      <w:r w:rsidR="004609FC">
        <w:t xml:space="preserve">tried to </w:t>
      </w:r>
      <w:r>
        <w:t xml:space="preserve">repeat this test with the same fixed effects, but condition combination as random effects, to assess whether </w:t>
      </w:r>
      <w:r w:rsidR="00006E70">
        <w:t>participants who displayed higher variability also displayed a stronger bias.</w:t>
      </w:r>
      <w:r w:rsidR="004A71E1">
        <w:t xml:space="preserve"> “Condition” refers here to a categorical variably where each level corresponds to one of combinations of two initial horizontal velocities, two ball sizes, two congruency conditions, presence or absence of airdrag and three times-to-contact), making for a total number of 48 levels. </w:t>
      </w:r>
      <w:r w:rsidR="00C76404">
        <w:t>We thus specified two Linear Mixed Test Models with SD Ratio Timing and SD Ratio Distance as fixed effects and variable intercepts per Condition, respectively, and the corresponding Null Models without the fixed effects</w:t>
      </w:r>
      <w:r w:rsidR="00FC367F">
        <w:t>. We could, however, not proceed to a comparison between Test and Null Models because the random intercepts per Condition were not sufficiently different, which resulted in a singular fit. That is, the model basically omitted the random effect and estimated a regular Linear Model instead, thus not allowing us to assess the impact between-subject variability separately. We thus employed Bayesian Linear Mixed Modelling to test this hypothesis. We fit the following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A71E1" w:rsidRPr="0095639F" w14:paraId="1F1C9600" w14:textId="77777777" w:rsidTr="00797B60">
        <w:trPr>
          <w:trHeight w:val="376"/>
        </w:trPr>
        <w:tc>
          <w:tcPr>
            <w:tcW w:w="8314" w:type="dxa"/>
            <w:shd w:val="clear" w:color="auto" w:fill="FFFFFF" w:themeFill="background1"/>
            <w:vAlign w:val="center"/>
          </w:tcPr>
          <w:p w14:paraId="3E286793" w14:textId="489862D6" w:rsidR="004A71E1"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r>
                  <w:rPr>
                    <w:rFonts w:ascii="Cambria Math" w:hAnsi="Cambria Math"/>
                    <w:sz w:val="20"/>
                    <w:szCs w:val="20"/>
                  </w:rPr>
                  <m:t xml:space="preserve"> </m:t>
                </m:r>
              </m:oMath>
            </m:oMathPara>
          </w:p>
        </w:tc>
        <w:tc>
          <w:tcPr>
            <w:tcW w:w="783" w:type="dxa"/>
            <w:shd w:val="clear" w:color="auto" w:fill="FFFFFF" w:themeFill="background1"/>
            <w:vAlign w:val="center"/>
          </w:tcPr>
          <w:p w14:paraId="2F1A4D84" w14:textId="7203753E"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39</w:t>
            </w:r>
            <w:r w:rsidRPr="0095639F">
              <w:rPr>
                <w:sz w:val="20"/>
                <w:szCs w:val="20"/>
              </w:rPr>
              <w:t>]</w:t>
            </w:r>
          </w:p>
        </w:tc>
      </w:tr>
      <w:tr w:rsidR="004A71E1" w:rsidRPr="0095639F" w14:paraId="10E7CC97" w14:textId="77777777" w:rsidTr="00797B60">
        <w:trPr>
          <w:trHeight w:val="376"/>
        </w:trPr>
        <w:tc>
          <w:tcPr>
            <w:tcW w:w="8314" w:type="dxa"/>
            <w:shd w:val="clear" w:color="auto" w:fill="FFFFFF" w:themeFill="background1"/>
            <w:vAlign w:val="center"/>
          </w:tcPr>
          <w:p w14:paraId="26B337B2" w14:textId="496BB45A" w:rsidR="004A71E1"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oMath>
            </m:oMathPara>
          </w:p>
        </w:tc>
        <w:tc>
          <w:tcPr>
            <w:tcW w:w="783" w:type="dxa"/>
            <w:shd w:val="clear" w:color="auto" w:fill="FFFFFF" w:themeFill="background1"/>
            <w:vAlign w:val="center"/>
          </w:tcPr>
          <w:p w14:paraId="446C7C42" w14:textId="7EE87692"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40</w:t>
            </w:r>
            <w:r w:rsidRPr="0095639F">
              <w:rPr>
                <w:sz w:val="20"/>
                <w:szCs w:val="20"/>
              </w:rPr>
              <w:t>]</w:t>
            </w:r>
          </w:p>
        </w:tc>
      </w:tr>
    </w:tbl>
    <w:p w14:paraId="318F281B" w14:textId="1D60D047" w:rsidR="004A71E1" w:rsidRDefault="00FC367F" w:rsidP="003F4A3B">
      <w:pPr>
        <w:jc w:val="both"/>
      </w:pPr>
      <w:r>
        <w:t>Using the hypothesis() function, we tested whether the fixed effects had positive regression coefficient</w:t>
      </w:r>
      <w:r w:rsidR="00517E66">
        <w:t>s</w:t>
      </w:r>
      <w:r>
        <w:t>. For the timing condition, we found a</w:t>
      </w:r>
      <w:r w:rsidR="00517E66">
        <w:t xml:space="preserve"> regression coefficient of 2.</w:t>
      </w:r>
      <w:r w:rsidR="004644B3">
        <w:t>27</w:t>
      </w:r>
      <w:r w:rsidR="00517E66">
        <w:t> s (SE = 0.0</w:t>
      </w:r>
      <w:r w:rsidR="004644B3">
        <w:t>6</w:t>
      </w:r>
      <w:r w:rsidR="00AC769C">
        <w:t>, 95 % CI = [2.</w:t>
      </w:r>
      <w:r w:rsidR="00A17055">
        <w:t>167; 2.377]</w:t>
      </w:r>
      <w:r w:rsidR="00517E66">
        <w:t>)</w:t>
      </w:r>
      <w:r w:rsidR="00FE4BE2">
        <w:t>, a</w:t>
      </w:r>
      <w:r>
        <w:t xml:space="preserve"> Posterior Probability of 1 and the corresponding infinite Evidence Ratio.</w:t>
      </w:r>
      <w:r w:rsidR="00517E66">
        <w:t xml:space="preserve"> </w:t>
      </w:r>
      <w:r w:rsidR="00FE4BE2">
        <w:t>For the spatial task, we found regression coefficient of 1.</w:t>
      </w:r>
      <w:r w:rsidR="00FB5F4E">
        <w:t>78</w:t>
      </w:r>
      <w:r w:rsidR="00FE4BE2">
        <w:t> m (SE = 0.0</w:t>
      </w:r>
      <w:r w:rsidR="00FB5F4E">
        <w:t>8</w:t>
      </w:r>
      <w:r w:rsidR="00A17055">
        <w:t>, 95 % CI = [1.655; 1.924]</w:t>
      </w:r>
      <w:r w:rsidR="00FE4BE2">
        <w:t>), a Posterior Probability of 1 and the corresponding infinite Evidence Ratio.</w:t>
      </w:r>
    </w:p>
    <w:p w14:paraId="7F45E81B" w14:textId="0E2F1A04" w:rsidR="00325883" w:rsidRDefault="00DB27C6" w:rsidP="003F4A3B">
      <w:pPr>
        <w:jc w:val="both"/>
      </w:pPr>
      <w:r>
        <w:t>We find thus compelling</w:t>
      </w:r>
      <w:r w:rsidR="00511B44">
        <w:t>, albeit exploratory,</w:t>
      </w:r>
      <w:r>
        <w:t xml:space="preserve"> evidence that both within-subject and between-subject variability in both the timing and the spatial task were linked to biases</w:t>
      </w:r>
      <w:r w:rsidR="00C31C34">
        <w:t xml:space="preserve">. </w:t>
      </w:r>
      <w:r w:rsidR="00C31C34">
        <w:fldChar w:fldCharType="begin"/>
      </w:r>
      <w:r w:rsidR="00C31C34">
        <w:instrText xml:space="preserve"> REF _Ref36169284 \h </w:instrText>
      </w:r>
      <w:r w:rsidR="00C31C34">
        <w:fldChar w:fldCharType="separate"/>
      </w:r>
      <w:r w:rsidR="00C31C34" w:rsidRPr="0030022A">
        <w:t xml:space="preserve">Figure </w:t>
      </w:r>
      <w:r w:rsidR="00A06FFE">
        <w:t>6</w:t>
      </w:r>
      <w:r w:rsidR="00C31C34">
        <w:fldChar w:fldCharType="end"/>
      </w:r>
      <w:r w:rsidR="00C31C34">
        <w:t xml:space="preserve"> represents a graphical depiction of the relationship between response variability and response bias.</w:t>
      </w:r>
    </w:p>
    <w:p w14:paraId="7320BB3C" w14:textId="77777777" w:rsidR="0030022A" w:rsidRDefault="0030022A" w:rsidP="0030022A">
      <w:pPr>
        <w:keepNext/>
        <w:jc w:val="both"/>
      </w:pPr>
      <w:r>
        <w:rPr>
          <w:noProof/>
        </w:rPr>
        <w:lastRenderedPageBreak/>
        <w:drawing>
          <wp:inline distT="0" distB="0" distL="0" distR="0" wp14:anchorId="507EEA8F" wp14:editId="40496BDE">
            <wp:extent cx="5934075" cy="29670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5" cy="2967037"/>
                    </a:xfrm>
                    <a:prstGeom prst="rect">
                      <a:avLst/>
                    </a:prstGeom>
                    <a:noFill/>
                    <a:ln>
                      <a:noFill/>
                    </a:ln>
                  </pic:spPr>
                </pic:pic>
              </a:graphicData>
            </a:graphic>
          </wp:inline>
        </w:drawing>
      </w:r>
    </w:p>
    <w:p w14:paraId="1FDDFC24" w14:textId="1807979C" w:rsidR="0030022A" w:rsidRPr="0030022A" w:rsidRDefault="0030022A" w:rsidP="0030022A">
      <w:pPr>
        <w:pStyle w:val="Caption"/>
        <w:jc w:val="both"/>
      </w:pPr>
      <w:bookmarkStart w:id="54" w:name="_Ref36169284"/>
      <w:bookmarkStart w:id="55" w:name="_Ref36169278"/>
      <w:r w:rsidRPr="0030022A">
        <w:t xml:space="preserve">Figure </w:t>
      </w:r>
      <w:r>
        <w:fldChar w:fldCharType="begin"/>
      </w:r>
      <w:r w:rsidRPr="0030022A">
        <w:instrText xml:space="preserve"> SEQ Figure \* ARABIC </w:instrText>
      </w:r>
      <w:r>
        <w:fldChar w:fldCharType="separate"/>
      </w:r>
      <w:r w:rsidR="007E51E7">
        <w:rPr>
          <w:noProof/>
        </w:rPr>
        <w:t>6</w:t>
      </w:r>
      <w:r>
        <w:fldChar w:fldCharType="end"/>
      </w:r>
      <w:bookmarkEnd w:id="54"/>
      <w:r w:rsidRPr="0030022A">
        <w:t>: Error Ratios</w:t>
      </w:r>
      <w:r>
        <w:t xml:space="preserve"> plotted against normalized standard deviations. Big dots denote the means per subject and smaller transparent dots denote the means per Condition combination. Participants are color-coded. A. Timing Task. B. Spatial Task.</w:t>
      </w:r>
      <w:bookmarkEnd w:id="55"/>
    </w:p>
    <w:p w14:paraId="5AE7B51B" w14:textId="6787391F" w:rsidR="00143A8E" w:rsidRDefault="00143A8E" w:rsidP="003F4A3B">
      <w:pPr>
        <w:jc w:val="both"/>
      </w:pPr>
    </w:p>
    <w:p w14:paraId="49A75991" w14:textId="2ADDE63B" w:rsidR="00F66F41" w:rsidRDefault="00F66F41" w:rsidP="00F66F41">
      <w:pPr>
        <w:pStyle w:val="Heading1"/>
      </w:pPr>
      <w:r>
        <w:t>Discussion</w:t>
      </w:r>
    </w:p>
    <w:p w14:paraId="1DD62E31" w14:textId="77777777" w:rsidR="00A51228" w:rsidRPr="00A51228" w:rsidRDefault="00A51228" w:rsidP="00BA075D">
      <w:pPr>
        <w:pStyle w:val="MaterialsandMethodsText"/>
      </w:pPr>
    </w:p>
    <w:p w14:paraId="0E26BABC" w14:textId="2818ACF9" w:rsidR="00F66F41" w:rsidRDefault="00F66F41" w:rsidP="00F66F41">
      <w:pPr>
        <w:pStyle w:val="Heading2"/>
      </w:pPr>
      <w:r>
        <w:t>Do Humans Rely on a Representation of Air Drag?</w:t>
      </w:r>
    </w:p>
    <w:p w14:paraId="3A8CBED7" w14:textId="65CDDB4E" w:rsidR="00F66F41" w:rsidRDefault="00A51228" w:rsidP="00B22037">
      <w:pPr>
        <w:jc w:val="both"/>
      </w:pPr>
      <w:r>
        <w:t xml:space="preserve">This study set out to study whether </w:t>
      </w:r>
      <w:r w:rsidR="00E14AA4">
        <w:t xml:space="preserve">air drag is among the physical properties humans represent about the world. Our study supports this hypothesis to some extent: our data support strongly </w:t>
      </w:r>
      <w:r w:rsidR="00690FD5">
        <w:t xml:space="preserve">the hypothesis </w:t>
      </w:r>
      <w:r w:rsidR="00E14AA4">
        <w:t>that humans do not switch between an air drag and no air drag model according to the motion they observed. Anecdotally, our participants did not consciously notice any difference between Air Drag: Present and Air Drag: Absent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(Jörges &amp; López-Moliner, 2017; Zago, McIntyre, Senot, &amp; 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Similarly, the observation that </w:t>
      </w:r>
      <w:r w:rsidR="00A71864">
        <w:t>nor</w:t>
      </w:r>
      <w:r w:rsidR="00554D7B">
        <w:t xml:space="preserve"> presence </w:t>
      </w:r>
      <w:r w:rsidR="00A71864">
        <w:t xml:space="preserve">nor </w:t>
      </w:r>
      <w:r w:rsidR="00554D7B">
        <w:t>absence of air drag lead to material changes in response variability lends support to the notion that humans did not pick up discrepancies between their internal model of the motion and the observed motion.</w:t>
      </w:r>
    </w:p>
    <w:p w14:paraId="157147D7" w14:textId="4B1FAD9A" w:rsidR="00BE7983"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models humans use. While in our timing task we observe slightly more accurate responses for the </w:t>
      </w:r>
      <w:r w:rsidR="00593F18">
        <w:lastRenderedPageBreak/>
        <w:t>“</w:t>
      </w:r>
      <w:r>
        <w:t>Air Drag: Absent condition</w:t>
      </w:r>
      <w:r w:rsidR="00593F18">
        <w:t>”</w:t>
      </w:r>
      <w:r>
        <w:t xml:space="preserve">, there is moderate-to-strong evidence that behavior in the spatial task is more accurate for the </w:t>
      </w:r>
      <w:r w:rsidR="00593F18">
        <w:t>“</w:t>
      </w:r>
      <w:r>
        <w:t>Air Drag: Present</w:t>
      </w:r>
      <w:r w:rsidR="00593F18">
        <w:t>”</w:t>
      </w:r>
      <w:r>
        <w:t xml:space="preserve"> condition. Overall, we thus provide some evidence that humans rely on an air drag-based model for motion extrapolation. </w:t>
      </w:r>
    </w:p>
    <w:p w14:paraId="3C2412AB" w14:textId="49AD8AC6" w:rsidR="00255627" w:rsidRDefault="00BE7983" w:rsidP="00B22037">
      <w:pPr>
        <w:jc w:val="both"/>
      </w:pPr>
      <w:r>
        <w:t xml:space="preserve">It has to be noted that, especially in virtual reality, it is hard to eliminate biases the </w:t>
      </w:r>
      <w:r w:rsidR="00F11E4B">
        <w:t xml:space="preserve">not quite ecological presentation </w:t>
      </w:r>
      <w:r>
        <w:t xml:space="preserve">introduces.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9B5E1D">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 Nonetheless, it is evident from the consistently too-early responses in the present experiment that we were unable to eliminate hypothesis-unrelated biases completely.</w:t>
      </w:r>
    </w:p>
    <w:p w14:paraId="0A444A6A" w14:textId="77777777" w:rsidR="009B5E1D" w:rsidRDefault="009B5E1D" w:rsidP="009B5E1D">
      <w:pPr>
        <w:jc w:val="both"/>
      </w:pPr>
      <w:r>
        <w:t xml:space="preserve">Furthermore, depth perception is not perfect in virtual reality, so a smaller optic size of the object could lead subjects to interpret that object as further away. And if participants perceive the object as further away, they might time responses too late because the same visual flow information about the distance between the point of disappearance and the target table would correspond to a larger physical distance. This is unlikely because our trajectories are governed by earth gravity, and earth gravity has been shown to help interpret visual motion in its context </w:t>
      </w:r>
      <w:r>
        <w:fldChar w:fldCharType="begin" w:fldLock="1"/>
      </w:r>
      <w:r>
        <w:instrText>ADDIN CSL_CITATION {"citationItems":[{"id":"ITEM-1","itemData":{"author":[{"dropping-particle":"","family":"Vallortigara","given":"Giorgio","non-dropping-particle":"","parse-names":false,"suffix":""},{"dropping-particle":"","family":"Regolin","given":"Lucia","non-dropping-particle":"","parse-names":false,"suffix":""}],"container-title":"Current Biology","id":"ITEM-1","issue":"September","issued":{"date-parts":[["2007"]]},"page":"R279–R280","title":"Gravity bias in the interpretation of biological motion by inexperienced chicks","type":"article-journal","volume":"16"},"uris":["http://www.mendeley.com/documents/?uuid=d2326aff-7b18-4aa5-8a3c-5d48b92af77a"]},{"id":"ITEM-2","itemData":{"DOI":"10.1167/3.4.1","ISBN":"1534-7362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vision","id":"ITEM-2","issue":"4","issued":{"date-parts":[["2003"]]},"page":"252-264","title":"Biological motion as a cue for the perception of size.","type":"article-journal","volume":"3"},"uris":["http://www.mendeley.com/documents/?uuid=b1fa4c32-7e27-4ae5-ad3f-9421d31e1d7d"]},{"id":"ITEM-3","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Research","id":"ITEM-3","issue":"5-6","issued":{"date-parts":[["2015"]]},"page":"397-426","title":"Gravity in the Brain as a Reference for Space and Time Perception","type":"article-journal","volume":"28"},"uris":["http://www.mendeley.com/documents/?uuid=64d787e5-c03e-40b0-b0a3-864ca634a9c4"]}],"mendeley":{"formattedCitation":"(Jokisch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fldChar w:fldCharType="separate"/>
      </w:r>
      <w:r w:rsidRPr="00F83CC5">
        <w:rPr>
          <w:noProof/>
        </w:rPr>
        <w:t>(Jokisch &amp; Troje, 2003; Lacquaniti et al., 2015; Vallortigara &amp; Regolin, 2007)</w:t>
      </w:r>
      <w:r>
        <w:fldChar w:fldCharType="end"/>
      </w:r>
      <w:r>
        <w:t xml:space="preserve">. However, this process might compensate only partially for misperceptions in depth. </w:t>
      </w:r>
    </w:p>
    <w:p w14:paraId="3E096A6A" w14:textId="77777777" w:rsidR="009B5E1D" w:rsidRDefault="009B5E1D" w:rsidP="00B22037">
      <w:pPr>
        <w:jc w:val="both"/>
      </w:pPr>
    </w:p>
    <w:p w14:paraId="04CE59A4" w14:textId="67E5F348" w:rsidR="003D6303" w:rsidRDefault="003D6303" w:rsidP="003D6303">
      <w:pPr>
        <w:pStyle w:val="Heading2"/>
      </w:pPr>
      <w:r>
        <w:t xml:space="preserve">Do Humans form expectations about </w:t>
      </w:r>
      <w:r w:rsidR="00D4291E">
        <w:t xml:space="preserve">air drag-related </w:t>
      </w:r>
      <w:r w:rsidR="00F749ED">
        <w:t>motion</w:t>
      </w:r>
      <w:r w:rsidR="00D4291E">
        <w:t xml:space="preserve"> based on visual </w:t>
      </w:r>
      <w:r w:rsidR="00CB678A">
        <w:t xml:space="preserve">and context </w:t>
      </w:r>
      <w:r w:rsidR="00D4291E">
        <w:t>cues?</w:t>
      </w:r>
    </w:p>
    <w:p w14:paraId="41558F9E" w14:textId="425F720F" w:rsidR="005E7197" w:rsidRDefault="00D4291E" w:rsidP="00F749ED">
      <w:pPr>
        <w:jc w:val="both"/>
      </w:pPr>
      <w:r>
        <w:t xml:space="preserve">Our second goal for this study was to verify whether </w:t>
      </w:r>
      <w:r w:rsidR="00CA7CD8">
        <w:t xml:space="preserve">responses </w:t>
      </w:r>
      <w:r w:rsidR="005E7197">
        <w:t>were</w:t>
      </w:r>
      <w:r w:rsidR="00CA7CD8">
        <w:t xml:space="preserve"> biased by </w:t>
      </w:r>
      <w:r w:rsidR="00CB678A">
        <w:t>visual cues (such as the visual size of the object</w:t>
      </w:r>
      <w:r w:rsidR="005E7197">
        <w:t>; Hypothesis 2</w:t>
      </w:r>
      <w:r w:rsidR="00CB678A">
        <w:t xml:space="preserve">) and context information (such as </w:t>
      </w:r>
      <w:r w:rsidR="00CA7CD8">
        <w:t>the texture of the observed objects</w:t>
      </w:r>
      <w:r w:rsidR="005E7197">
        <w:t>; Hypothesis 3</w:t>
      </w:r>
      <w:r w:rsidR="00CB678A">
        <w:t>)</w:t>
      </w:r>
      <w:r w:rsidR="00CA7CD8">
        <w:t xml:space="preserve">. </w:t>
      </w:r>
      <w:r w:rsidR="005E7197">
        <w:t>For Hypothesis 2, we find evidence that the size of the target may not be taken into account fully when extrapolating motion: while there was a general undershoot, observers consistently made more positive errors when judging how far the bigger objects travelled with regards to the smaller objects. They thus failed to fully account for the fact that air drag affects bigger objects more strongly than</w:t>
      </w:r>
      <w:r w:rsidR="00995EB9">
        <w:t xml:space="preserve"> smaller objects. However, the errors they made were </w:t>
      </w:r>
    </w:p>
    <w:p w14:paraId="48C3577F" w14:textId="4B3246B7" w:rsidR="00D4291E" w:rsidRDefault="005E7197" w:rsidP="00F749ED">
      <w:pPr>
        <w:jc w:val="both"/>
      </w:pPr>
      <w:r>
        <w:t>For Hypothesis 3, w</w:t>
      </w:r>
      <w:r w:rsidR="00CA7CD8">
        <w:t xml:space="preserve">e found compelling evidence </w:t>
      </w:r>
      <w:r>
        <w:t>in its support</w:t>
      </w:r>
      <w:r w:rsidR="00CA7CD8">
        <w:t xml:space="preserve">. While differences in the timing task were generally too small to detect an effect reliably, the spatial task produced a robust effect: </w:t>
      </w:r>
      <w:r w:rsidR="00417EA9">
        <w:t>“</w:t>
      </w:r>
      <w:r w:rsidR="00CA7CD8">
        <w:t>Tennis ball, Incongruent targets</w:t>
      </w:r>
      <w:r w:rsidR="00417EA9">
        <w:t>”</w:t>
      </w:r>
      <w:r w:rsidR="00CA7CD8">
        <w:t xml:space="preserve"> (that is, targets of basketball size and properties, but with a tennis ball texture) were perceived to travel further than </w:t>
      </w:r>
      <w:r w:rsidR="00417EA9">
        <w:t>“</w:t>
      </w:r>
      <w:r w:rsidR="00CA7CD8">
        <w:t>Basketball, Congruent targets</w:t>
      </w:r>
      <w:r w:rsidR="00417EA9">
        <w:t>”</w:t>
      </w:r>
      <w:r w:rsidR="00CA7CD8">
        <w:t xml:space="preserve"> (basketball size and basketball texture). </w:t>
      </w:r>
      <w:r w:rsidR="00417EA9">
        <w:t>“</w:t>
      </w:r>
      <w:r w:rsidR="00CA7CD8">
        <w:t>Basketball, Incongruent targets</w:t>
      </w:r>
      <w:r w:rsidR="00417EA9">
        <w:t>”</w:t>
      </w:r>
      <w:r w:rsidR="00CA7CD8">
        <w:t xml:space="preserve"> (targets of tennis ball size and properties, but a basketball texture), were perceived to travel less far than their </w:t>
      </w:r>
      <w:r w:rsidR="00417EA9">
        <w:t>“</w:t>
      </w:r>
      <w:r w:rsidR="00CA7CD8">
        <w:t>Tennis ball, Congruent</w:t>
      </w:r>
      <w:r w:rsidR="00417EA9">
        <w:t>”</w:t>
      </w:r>
      <w:r w:rsidR="00CA7CD8">
        <w:t xml:space="preserve"> (tennis ball size and texture) counterparts</w:t>
      </w:r>
      <w:r w:rsidR="00726106">
        <w:t>.</w:t>
      </w:r>
    </w:p>
    <w:p w14:paraId="26EFFF31" w14:textId="633929CF" w:rsidR="0099052F" w:rsidRDefault="00F749ED" w:rsidP="00F749ED">
      <w:pPr>
        <w:jc w:val="both"/>
      </w:pPr>
      <w:r>
        <w:t xml:space="preserve">There are two possible explanations for this effect. Firstly, humans might adjust their internal model of air drag according to visual cues such as texture. Seeing a tennis ball texture on a basketball sized target might </w:t>
      </w:r>
      <w:r w:rsidR="00DF12B3">
        <w:t xml:space="preserve">lead humans to adjust their interpretation of the target size slightly, and </w:t>
      </w:r>
      <w:r w:rsidR="002A7D6F">
        <w:t xml:space="preserve">judge it to be slightly smaller than visual information alone would suggest – </w:t>
      </w:r>
      <w:r w:rsidR="00B56F10">
        <w:t xml:space="preserve">thus changing expectations about </w:t>
      </w:r>
      <w:r w:rsidR="002A7D6F">
        <w:t xml:space="preserve">its behavior </w:t>
      </w:r>
      <w:r w:rsidR="00DF12B3">
        <w:t>under air drag.</w:t>
      </w:r>
      <w:r w:rsidR="00726106">
        <w:t xml:space="preserve"> Interestingly, </w:t>
      </w:r>
      <w:r w:rsidR="00972E3B">
        <w:t xml:space="preserve">while </w:t>
      </w:r>
      <w:r w:rsidR="00726106">
        <w:t xml:space="preserve">a mismatch between texture and size </w:t>
      </w:r>
      <w:r w:rsidR="00972E3B">
        <w:t xml:space="preserve">might introduce uncertainty in </w:t>
      </w:r>
      <w:r w:rsidR="00972E3B">
        <w:lastRenderedPageBreak/>
        <w:t xml:space="preserve">the system, we verified in an exploratory analysis that incongruency between texture and size did not incur </w:t>
      </w:r>
      <w:r w:rsidR="00726106">
        <w:t>precision losses.</w:t>
      </w:r>
      <w:r w:rsidR="00DF12B3">
        <w:t xml:space="preserve"> </w:t>
      </w:r>
      <w:r w:rsidR="00972E3B">
        <w:t>I</w:t>
      </w:r>
      <w:r w:rsidR="00DF12B3">
        <w:t xml:space="preserve">ndeed humans seem to have a tendency to adjust their estimate of a target size according to its texture when the object is known to them, even when this leads to inaccurate interceptive actions </w:t>
      </w:r>
      <w:r w:rsidR="00DF12B3">
        <w:fldChar w:fldCharType="begin" w:fldLock="1"/>
      </w:r>
      <w:r w:rsidR="00DF12B3">
        <w:instrText>ADDIN CSL_CITATION {"citationItems":[{"id":"ITEM-1","itemData":{"DOI":"10.1371/Citation","ISBN":"0011-3891","ISSN":"00113891","PMID":"1000090690","abstract":"Next-generation sequencing (NGS) technologies provide a revolutionary tool with numerous applications in transcriptome studies. The power of NGS technologies to address diverse biological questions has already been proved in many studies. One of the most important applications of NGS is the sequencing and characterization of transcriptome of a non-model species using RNA-seq. This application of NGS technologies can be used to dissect the complete expressed gene content of an organism. In this article, I illustrate the use of NGS technologies in transcriptome characterization of a non-model species taking example of chickpea from our recent studies.","author":[{"dropping-particle":"","family":"López-Moliner","given":"Joan","non-dropping-particle":"","parse-names":false,"suffix":""},{"dropping-particle":"","family":"Keil","given":"Matthias","non-dropping-particle":"","parse-names":false,"suffix":""}],"container-title":"Current Science","id":"ITEM-1","issue":"4","issued":{"date-parts":[["2012"]]},"page":"1435-1439","title":"People Favour Imperfect Catching by Assuming a Stable World","type":"article-journal"},"uris":["http://www.mendeley.com/documents/?uuid=673c2c8a-9535-41c6-88a7-f1fde2766e97"]}],"mendeley":{"formattedCitation":"(López-Moliner &amp; Keil, 2012)","plainTextFormattedCitation":"(López-Moliner &amp; Keil, 2012)","previouslyFormattedCitation":"(López-Moliner &amp; Keil, 2012)"},"properties":{"noteIndex":0},"schema":"https://github.com/citation-style-language/schema/raw/master/csl-citation.json"}</w:instrText>
      </w:r>
      <w:r w:rsidR="00DF12B3">
        <w:fldChar w:fldCharType="separate"/>
      </w:r>
      <w:r w:rsidR="00DF12B3" w:rsidRPr="00DF12B3">
        <w:rPr>
          <w:noProof/>
        </w:rPr>
        <w:t>(López-Moliner &amp; Keil, 2012)</w:t>
      </w:r>
      <w:r w:rsidR="00DF12B3">
        <w:fldChar w:fldCharType="end"/>
      </w:r>
      <w:r w:rsidR="00DF12B3">
        <w:t xml:space="preserve">. The reason is likely that input from the optic flow, more specifically the visual angle, is a very noisy source of information about object size </w:t>
      </w:r>
      <w:r w:rsidR="00DF12B3">
        <w:fldChar w:fldCharType="begin" w:fldLock="1"/>
      </w:r>
      <w:r w:rsidR="00D3242D">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matters.","type":"article-journal","volume":"7"},"uris":["http://www.mendeley.com/documents/?uuid=733a9d6c-6655-4933-a38d-50897b7e1f95"]},{"id":"ITEM-2","itemData":{"DOI":"10.1016/0042-6989(92)90201-S","ISSN":"00426989","PMID":"1455718","abstract":"The precision of objective size judgments, made when target disparity changed at random from trial-to-trial, was compared to the precision of angular size judgments made under the same condition. Subjects judged incremental changes in the vertical distance separating a pair of horizontal lines. For the objective judgments (in cm), the angle subtended by the target separation decreased with increasing depth consistent with the natural geometry of physical objects. For the angular judgments (in arc min), the angular separation did not change with disparity. For separations subtending an angle &lt; 10 arc min, objective thresholds were considerably higher than angular thresholds, indicating that size constancy does not function well at small scales. At larger scales ( &gt; 20 arc min), the Weber fractions for angular and objective thresholds were nearly equal ( ~ 6%) for two of the three subjects. These same two subjects also learned to judge \"objective size\" when angular subtense systematically increased with increasing depth in an exact inversion of the natural relationship. Although their \"anti-constancy\" judgments were less precise (~9%) than their constancy judgments, the fact that subjects could learn this task with little practice suggests that constancy itself may be a learned response. Angular thresholds for targets presented only in the fixation plane were significantly lower than the angular thresholds measured with random changes in disparity, showing that observers with normal stereopsis do not have direct access to information about the angle subtended at the retina. © 1992.","author":[{"dropping-particle":"","family":"Mckee","given":"Suzanne P.","non-dropping-particle":"","parse-names":false,"suffix":""},{"dropping-particle":"","family":"Welch","given":"Leslie","non-dropping-particle":"","parse-names":false,"suffix":""}],"container-title":"Vision Research","id":"ITEM-2","issue":"8","issued":{"date-parts":[["1992"]]},"page":"1447-1460","title":"The precision of size constancy","type":"article-journal","volume":"32"},"uris":["http://www.mendeley.com/documents/?uuid=e3fc089e-27da-4a93-ba01-e74dc91013c4"]}],"mendeley":{"formattedCitation":"(López-Moliner et al., 2007; Mckee &amp; Welch, 1992)","manualFormatting":"(McKee &amp; Welch, 1992)","plainTextFormattedCitation":"(López-Moliner et al., 2007; Mckee &amp; Welch, 1992)","previouslyFormattedCitation":"(López-Moliner et al., 2007; Mckee &amp; Welch, 1992)"},"properties":{"noteIndex":0},"schema":"https://github.com/citation-style-language/schema/raw/master/csl-citation.json"}</w:instrText>
      </w:r>
      <w:r w:rsidR="00DF12B3">
        <w:fldChar w:fldCharType="separate"/>
      </w:r>
      <w:r w:rsidR="00277B3F">
        <w:rPr>
          <w:noProof/>
        </w:rPr>
        <w:t>(</w:t>
      </w:r>
      <w:r w:rsidR="00DF12B3" w:rsidRPr="00DF12B3">
        <w:rPr>
          <w:noProof/>
        </w:rPr>
        <w:t>Mc</w:t>
      </w:r>
      <w:r w:rsidR="00DF12B3">
        <w:rPr>
          <w:noProof/>
        </w:rPr>
        <w:t>K</w:t>
      </w:r>
      <w:r w:rsidR="00DF12B3" w:rsidRPr="00DF12B3">
        <w:rPr>
          <w:noProof/>
        </w:rPr>
        <w:t>ee &amp; Welch, 1992)</w:t>
      </w:r>
      <w:r w:rsidR="00DF12B3">
        <w:fldChar w:fldCharType="end"/>
      </w:r>
      <w:r w:rsidR="00DF12B3">
        <w:t>. Therefore, size judgements are heavily affect</w:t>
      </w:r>
      <w:r w:rsidR="00AF4421">
        <w:t>ed</w:t>
      </w:r>
      <w:r w:rsidR="00DF12B3">
        <w:t xml:space="preserve"> by prior knowledge, and more so if this prior knowledge is represented with a high precision</w:t>
      </w:r>
      <w:r w:rsidR="003B37C6">
        <w:t xml:space="preserve"> </w:t>
      </w:r>
      <w:r w:rsidR="003B37C6">
        <w:fldChar w:fldCharType="begin" w:fldLock="1"/>
      </w:r>
      <w:r w:rsidR="00190F8C">
        <w:instrText>ADDIN CSL_CITATION {"citationItems":[{"id":"ITEM-1","itemData":{"DOI":"10.1101/301077","abstract":"Evidence suggests that humans rely on an earth gravity prior for sensory-motor tasks like catching or reaching. Even under earth-discrepant conditions, this prior biases perception and action towards assuming a gravitational downwards acceleration of 9.81 m/s². This can be particularly detrimental in interactions with virtual environments employing earth-discrepant gravity conditions for their visual presentation. The present study thus investigates how sensitive humans are to visually presented gravities and which cues are used to extract the gravity values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are generally not very sensitive to visually presented gravities, with weber fractions of 13 to beyond 30 %. We identified the rate of change of the elevation angle (í µí±¦̇) and the rate of change of the visual angle (í µí¼</w:instrText>
      </w:r>
      <w:r w:rsidR="00190F8C">
        <w:rPr>
          <w:rFonts w:ascii="Calibri" w:hAnsi="Calibri" w:cs="Calibri"/>
        </w:rPr>
        <w:instrText></w:instrText>
      </w:r>
      <w:r w:rsidR="00190F8C">
        <w:instrText xml:space="preserve">) as major cues. Experiment 2 suggests furthermore that size variability has a small influence on sensitivity, while at the same time larger size variability increases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w:instrText>
      </w:r>
      <w:r w:rsidR="00190F8C">
        <w:instrText xml:space="preserve"> and decreases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µí¼</w:instrText>
      </w:r>
      <w:r w:rsidR="00190F8C">
        <w:instrText>. All in all, even though we use all available information, humans are not adept at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Slupinski","given":"Lena","non-dropping-particle":"","parse-names":false,"suffix":""},{"dropping-particle":"","family":"López-Moliner","given":"Joan","non-dropping-particle":"","parse-names":false,"suffix":""}],"container-title":"bioRxiv","id":"ITEM-1","issued":{"date-parts":[["2018"]]},"page":"1-12","title":"The Use of Visual Cues in Gravity Judgements on Parabolic Motion","type":"article-journal"},"uris":["http://www.mendeley.com/documents/?uuid=f2b9d2af-b42d-4c9a-a3a7-bdfc1f78b53a"]}],"mendeley":{"formattedCitation":"(Björn Jörges, Slupinski, &amp; López-Moliner, 2018)","plainTextFormattedCitation":"(Björn Jörges, Slupinski, &amp; López-Moliner, 2018)","previouslyFormattedCitation":"(Björn Jörges, Slupinski, &amp; López-Moliner, 2018)"},"properties":{"noteIndex":0},"schema":"https://github.com/citation-style-language/schema/raw/master/csl-citation.json"}</w:instrText>
      </w:r>
      <w:r w:rsidR="003B37C6">
        <w:fldChar w:fldCharType="separate"/>
      </w:r>
      <w:r w:rsidR="003B37C6" w:rsidRPr="003B37C6">
        <w:rPr>
          <w:noProof/>
        </w:rPr>
        <w:t>(Björn Jörges, Slupinski, &amp; López-Moliner, 2018)</w:t>
      </w:r>
      <w:r w:rsidR="003B37C6">
        <w:fldChar w:fldCharType="end"/>
      </w:r>
      <w:r w:rsidR="00DF12B3">
        <w:t>.</w:t>
      </w:r>
      <w:r w:rsidR="0099052F">
        <w:t xml:space="preserve"> An exploratory analys</w:t>
      </w:r>
      <w:r w:rsidR="009774A8">
        <w:t>i</w:t>
      </w:r>
      <w:r w:rsidR="0099052F">
        <w:t>s of the effect of ball size on precision lends support to this idea: smaller balls correspond to a smaller visual angle, which should lead to more variable responses. That fact that we could not find any indication of such effects in our data suggests that observer rely nearly completely on their prior knowledge of target size.</w:t>
      </w:r>
      <w:r w:rsidR="00277B3F">
        <w:t xml:space="preserve"> </w:t>
      </w:r>
    </w:p>
    <w:p w14:paraId="766D1E26" w14:textId="48984DA2" w:rsidR="00255627" w:rsidRDefault="00277B3F" w:rsidP="00F749ED">
      <w:pPr>
        <w:jc w:val="both"/>
      </w:pPr>
      <w:r>
        <w:t xml:space="preserve">The alternative explanation follows </w:t>
      </w:r>
      <w:r w:rsidR="007234B3">
        <w:t xml:space="preserve">a similar </w:t>
      </w:r>
      <w:r>
        <w:t>logic, but comes to a different conclusion</w:t>
      </w:r>
      <w:r w:rsidR="007234B3">
        <w:t>:</w:t>
      </w:r>
      <w:r>
        <w:t xml:space="preserve"> </w:t>
      </w:r>
      <w:r w:rsidR="007234B3">
        <w:t>h</w:t>
      </w:r>
      <w:r>
        <w:t xml:space="preserve">ere, </w:t>
      </w:r>
      <w:r w:rsidR="009633B5">
        <w:t>interpreting the target as smaller than it actually is</w:t>
      </w:r>
      <w:r w:rsidR="007234B3">
        <w:t xml:space="preserve"> (for a basketball-sized target with a tennis ball texture</w:t>
      </w:r>
      <w:r w:rsidR="004750B3">
        <w:t>; Tennis ball, Incongruent</w:t>
      </w:r>
      <w:r w:rsidR="007234B3">
        <w:t>)</w:t>
      </w:r>
      <w:r w:rsidR="009633B5">
        <w:t>, might be resolved by interpreting the ball as further away. And if the target is perceived as further away,</w:t>
      </w:r>
      <w:r w:rsidR="00581CCE">
        <w:t xml:space="preserve"> then </w:t>
      </w:r>
      <w:r w:rsidR="00E13A34">
        <w:t xml:space="preserve">this has consequences for the perceived physical distance between point of disappearance and the table. Since the point of disappearance is in nearly all cases above the eye height of the observers (see </w:t>
      </w:r>
      <w:r w:rsidR="00E13A34">
        <w:fldChar w:fldCharType="begin"/>
      </w:r>
      <w:r w:rsidR="00E13A34">
        <w:instrText xml:space="preserve"> REF _Ref36243749 \h </w:instrText>
      </w:r>
      <w:r w:rsidR="00E13A34">
        <w:fldChar w:fldCharType="separate"/>
      </w:r>
      <w:r w:rsidR="00E13A34">
        <w:t xml:space="preserve">Figure </w:t>
      </w:r>
      <w:r w:rsidR="00E13A34">
        <w:rPr>
          <w:noProof/>
        </w:rPr>
        <w:t>1</w:t>
      </w:r>
      <w:r w:rsidR="00E13A34">
        <w:fldChar w:fldCharType="end"/>
      </w:r>
      <w:r w:rsidR="00E13A34">
        <w:t>), an overestimation of the target’s distance in depth would lead to an overestimation of the vertical distance between point of disappearance and table</w:t>
      </w:r>
      <w:r w:rsidR="007234B3">
        <w:t>, which in turn would lead to too late timing responses and an overshoot in the spatial task.</w:t>
      </w:r>
      <w:r w:rsidR="00E13A34">
        <w:t xml:space="preserve"> The reverse </w:t>
      </w:r>
      <w:r w:rsidR="007234B3">
        <w:t>would be true for a tennis ball-sized target with basketball texture</w:t>
      </w:r>
      <w:r w:rsidR="004750B3">
        <w:t xml:space="preserve"> (Basketball, Incongruent)</w:t>
      </w:r>
      <w:r w:rsidR="007234B3">
        <w:t>. An overestimation of the size would lead to an underestimation of the distance and therefore to an underestimation of the distance between point of disappearance and table. This would lead to too early responses and to an undershoot for the spatial task.</w:t>
      </w:r>
      <w:r w:rsidR="00AF4421">
        <w:t xml:space="preserve"> This is roughly the same pattern that is predicted for an internal model of air drag. However, the distance misperception should lead to noticeable differences in the timing condition. Under the air drag explanation, the expected timing differences are extremely small (2 to 6 ms). And since no temporal biases is observable in our data, we believe that the air drag-model interpretation of our results is more likely to be true.</w:t>
      </w:r>
    </w:p>
    <w:p w14:paraId="7A5A7C47" w14:textId="1C59B9C3" w:rsidR="00BC72AC" w:rsidRDefault="009774A8" w:rsidP="009774A8">
      <w:pPr>
        <w:pStyle w:val="Heading2"/>
      </w:pPr>
      <w:r>
        <w:t>A lawful relationship between response biases and response variability</w:t>
      </w:r>
    </w:p>
    <w:p w14:paraId="39381F71" w14:textId="2BF6F742" w:rsidR="00D3242D" w:rsidRPr="00D3242D" w:rsidRDefault="00D3242D" w:rsidP="00A07F7B">
      <w:pPr>
        <w:jc w:val="both"/>
      </w:pPr>
      <w:r>
        <w:fldChar w:fldCharType="begin" w:fldLock="1"/>
      </w:r>
      <w:r w:rsidR="0050495C">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D3242D">
        <w:rPr>
          <w:noProof/>
        </w:rPr>
        <w:t>(Wei &amp; Stocker, 2017)</w:t>
      </w:r>
      <w:r>
        <w:fldChar w:fldCharType="end"/>
      </w:r>
      <w:r>
        <w:t xml:space="preserve"> have recently presented a computational argument that response biases in perceptual decision making </w:t>
      </w:r>
      <w:r w:rsidR="00593F18">
        <w:t>are</w:t>
      </w:r>
      <w:r>
        <w:t xml:space="preserve"> linearly related to </w:t>
      </w:r>
      <w:r w:rsidR="00A07F7B">
        <w:t xml:space="preserve">precision. The furthermore discussed ample behavioral evidence that this relationship holds true for a broad array of perceptual tasks. While motion extrapolation is not usually thought of as psychophysical task in the strictest sense, these judgements are partially based on perceptual performance. It </w:t>
      </w:r>
      <w:r w:rsidR="00222632">
        <w:t>thus stands to reason that this new psychophysical law should also be observable in the present task. And indeed we found overwhelming evidence for this claim both in the temporal and in the spatial domain. Furthermore, the relationship did not only hold between participant level, but also within participants: Participants who tended to respond too late, also displayed higher variability. And in conditions where participants tended to respond too late, they were also less precise.</w:t>
      </w:r>
      <w:r w:rsidR="00B35F54">
        <w:t xml:space="preserve"> This is </w:t>
      </w:r>
      <w:r w:rsidR="00F1452B">
        <w:t xml:space="preserve">an interesting observation because it suggests that this relationship between biases and variability carry over from lower level perceptual tasks to more ecological tasks </w:t>
      </w:r>
      <w:r w:rsidR="00000FDD">
        <w:t>like interception timing</w:t>
      </w:r>
      <w:r w:rsidR="00F1452B">
        <w:t>.</w:t>
      </w:r>
    </w:p>
    <w:p w14:paraId="1643B1C4" w14:textId="77777777" w:rsidR="009774A8" w:rsidRPr="00D4291E" w:rsidRDefault="009774A8" w:rsidP="00F749ED">
      <w:pPr>
        <w:jc w:val="both"/>
      </w:pPr>
    </w:p>
    <w:p w14:paraId="7A846BF8" w14:textId="500D2F7A" w:rsidR="003D6303" w:rsidRDefault="00470041" w:rsidP="00470041">
      <w:pPr>
        <w:pStyle w:val="Heading1"/>
      </w:pPr>
      <w:r>
        <w:lastRenderedPageBreak/>
        <w:t>Conclusions, Limitations &amp; Future Research</w:t>
      </w:r>
    </w:p>
    <w:p w14:paraId="41129AAC" w14:textId="6ABBBCBD" w:rsidR="00470041" w:rsidRDefault="00470041" w:rsidP="00470041">
      <w:pPr>
        <w:jc w:val="both"/>
      </w:pPr>
      <w:r>
        <w:t>In this paper, we set up to investigate whether the human brain represents air drag like other physical properties of our environment. We found mixed evidence that lends some support to this idea. Furthermore, we hypothesized that, if humans rely on an internal model of air drag, this might lead to biases when texture and size of the target conflicted, a notion that our data supported quite strongly. In exploratory analyses, we furthermore found a link between biases and variability in responses, which has recently been suggested as a novel psychophysical law.</w:t>
      </w:r>
    </w:p>
    <w:p w14:paraId="1890B83E" w14:textId="6F834E31" w:rsidR="00555821" w:rsidRDefault="00470041" w:rsidP="00470041">
      <w:pPr>
        <w:jc w:val="both"/>
      </w:pPr>
      <w:r>
        <w:t>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Airdrag: Present or Airdrag: Absent trials being accurate. This is not the case at all for the timing task, and only marginally the case for the spatial task. Therefore, the present results support our first hypothesis only to a moderate extent.</w:t>
      </w:r>
      <w:r w:rsidR="00555821">
        <w:t xml:space="preserve"> A further limitation is that we cannot rule out the possibility completely that the results for our second hypothesis are caused by </w:t>
      </w:r>
      <w:r w:rsidR="00423C69">
        <w:t>a misinterpretation of the distance to the object. In light of the pattern in our data, where the effect is only observable for the spatial task and not for the timing task, this alternative explanation seems unlikely, but not impossible.</w:t>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p>
    <w:p w14:paraId="6F33B032" w14:textId="2CFB69DF" w:rsidR="00143A8E" w:rsidRPr="0030022A" w:rsidRDefault="00143A8E" w:rsidP="003F4A3B">
      <w:pPr>
        <w:jc w:val="both"/>
      </w:pPr>
    </w:p>
    <w:p w14:paraId="441965A8" w14:textId="2A778521" w:rsidR="00143A8E" w:rsidRDefault="00143A8E" w:rsidP="00143A8E">
      <w:pPr>
        <w:pStyle w:val="Heading2"/>
      </w:pPr>
      <w:r w:rsidRPr="00EB03CA">
        <w:t>References</w:t>
      </w:r>
    </w:p>
    <w:p w14:paraId="5519431C" w14:textId="6689B6B1" w:rsidR="009B5E1D" w:rsidRPr="009B5E1D" w:rsidRDefault="00190F8C" w:rsidP="009B5E1D">
      <w:pPr>
        <w:widowControl w:val="0"/>
        <w:autoSpaceDE w:val="0"/>
        <w:autoSpaceDN w:val="0"/>
        <w:adjustRightInd w:val="0"/>
        <w:spacing w:line="240" w:lineRule="auto"/>
        <w:ind w:left="480" w:hanging="480"/>
        <w:rPr>
          <w:rFonts w:ascii="Calibri" w:hAnsi="Calibri" w:cs="Calibri"/>
          <w:noProof/>
          <w:szCs w:val="24"/>
        </w:rPr>
      </w:pPr>
      <w:ins w:id="56" w:author="Björn Jörges" w:date="2020-04-02T10:58:00Z">
        <w:r>
          <w:fldChar w:fldCharType="begin" w:fldLock="1"/>
        </w:r>
        <w:r>
          <w:instrText xml:space="preserve">ADDIN Mendeley Bibliography CSL_BIBLIOGRAPHY </w:instrText>
        </w:r>
      </w:ins>
      <w:r>
        <w:fldChar w:fldCharType="separate"/>
      </w:r>
      <w:r w:rsidR="009B5E1D" w:rsidRPr="009B5E1D">
        <w:rPr>
          <w:rFonts w:ascii="Calibri" w:hAnsi="Calibri" w:cs="Calibri"/>
          <w:noProof/>
          <w:szCs w:val="24"/>
        </w:rPr>
        <w:t xml:space="preserve">Adams, W. J., Graf, E. W., &amp; Ernst, M. O. (2004). Experience can change the “light-from-above” prior. </w:t>
      </w:r>
      <w:r w:rsidR="009B5E1D" w:rsidRPr="009B5E1D">
        <w:rPr>
          <w:rFonts w:ascii="Calibri" w:hAnsi="Calibri" w:cs="Calibri"/>
          <w:i/>
          <w:iCs/>
          <w:noProof/>
          <w:szCs w:val="24"/>
        </w:rPr>
        <w:t>Nature Neuroscience</w:t>
      </w:r>
      <w:r w:rsidR="009B5E1D" w:rsidRPr="009B5E1D">
        <w:rPr>
          <w:rFonts w:ascii="Calibri" w:hAnsi="Calibri" w:cs="Calibri"/>
          <w:noProof/>
          <w:szCs w:val="24"/>
        </w:rPr>
        <w:t xml:space="preserve">, </w:t>
      </w:r>
      <w:r w:rsidR="009B5E1D" w:rsidRPr="009B5E1D">
        <w:rPr>
          <w:rFonts w:ascii="Calibri" w:hAnsi="Calibri" w:cs="Calibri"/>
          <w:i/>
          <w:iCs/>
          <w:noProof/>
          <w:szCs w:val="24"/>
        </w:rPr>
        <w:t>7</w:t>
      </w:r>
      <w:r w:rsidR="009B5E1D" w:rsidRPr="009B5E1D">
        <w:rPr>
          <w:rFonts w:ascii="Calibri" w:hAnsi="Calibri" w:cs="Calibri"/>
          <w:noProof/>
          <w:szCs w:val="24"/>
        </w:rPr>
        <w:t>(10), 1057–1058. https://doi.org/10.1038/nn1312</w:t>
      </w:r>
    </w:p>
    <w:p w14:paraId="45307F7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Bates, D., Mächler, M., Bolker, B. M., &amp; Walker, S. C. (2015). Fitting linear mixed-effects models using lme4. </w:t>
      </w:r>
      <w:r w:rsidRPr="009B5E1D">
        <w:rPr>
          <w:rFonts w:ascii="Calibri" w:hAnsi="Calibri" w:cs="Calibri"/>
          <w:i/>
          <w:iCs/>
          <w:noProof/>
          <w:szCs w:val="24"/>
        </w:rPr>
        <w:t>Journal of Statistical Software</w:t>
      </w:r>
      <w:r w:rsidRPr="009B5E1D">
        <w:rPr>
          <w:rFonts w:ascii="Calibri" w:hAnsi="Calibri" w:cs="Calibri"/>
          <w:noProof/>
          <w:szCs w:val="24"/>
        </w:rPr>
        <w:t xml:space="preserve">, </w:t>
      </w:r>
      <w:r w:rsidRPr="009B5E1D">
        <w:rPr>
          <w:rFonts w:ascii="Calibri" w:hAnsi="Calibri" w:cs="Calibri"/>
          <w:i/>
          <w:iCs/>
          <w:noProof/>
          <w:szCs w:val="24"/>
        </w:rPr>
        <w:t>67</w:t>
      </w:r>
      <w:r w:rsidRPr="009B5E1D">
        <w:rPr>
          <w:rFonts w:ascii="Calibri" w:hAnsi="Calibri" w:cs="Calibri"/>
          <w:noProof/>
          <w:szCs w:val="24"/>
        </w:rPr>
        <w:t>(1). https://doi.org/10.18637/jss.v067.i01</w:t>
      </w:r>
    </w:p>
    <w:p w14:paraId="70978A9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Bosco, G., Delle Monache, S., Gravano, S., Indovina, I., La Scaleia, B., Maffei, V., … Lacquaniti, F. (2015). Filling gaps in visual motion for target capture. </w:t>
      </w:r>
      <w:r w:rsidRPr="009B5E1D">
        <w:rPr>
          <w:rFonts w:ascii="Calibri" w:hAnsi="Calibri" w:cs="Calibri"/>
          <w:i/>
          <w:iCs/>
          <w:noProof/>
          <w:szCs w:val="24"/>
        </w:rPr>
        <w:t>Frontiers in Integrative Neuroscience</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 https://doi.org/10.3389/fnint.2015.00013</w:t>
      </w:r>
    </w:p>
    <w:p w14:paraId="00ADAFA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Bürkner, P. C. (2018). Advanced Bayesian multilevel modeling with the R package brms. </w:t>
      </w:r>
      <w:r w:rsidRPr="009B5E1D">
        <w:rPr>
          <w:rFonts w:ascii="Calibri" w:hAnsi="Calibri" w:cs="Calibri"/>
          <w:i/>
          <w:iCs/>
          <w:noProof/>
          <w:szCs w:val="24"/>
        </w:rPr>
        <w:t>R Journal</w:t>
      </w:r>
      <w:r w:rsidRPr="009B5E1D">
        <w:rPr>
          <w:rFonts w:ascii="Calibri" w:hAnsi="Calibri" w:cs="Calibri"/>
          <w:noProof/>
          <w:szCs w:val="24"/>
        </w:rPr>
        <w:t xml:space="preserve">, </w:t>
      </w:r>
      <w:r w:rsidRPr="009B5E1D">
        <w:rPr>
          <w:rFonts w:ascii="Calibri" w:hAnsi="Calibri" w:cs="Calibri"/>
          <w:i/>
          <w:iCs/>
          <w:noProof/>
          <w:szCs w:val="24"/>
        </w:rPr>
        <w:t>10</w:t>
      </w:r>
      <w:r w:rsidRPr="009B5E1D">
        <w:rPr>
          <w:rFonts w:ascii="Calibri" w:hAnsi="Calibri" w:cs="Calibri"/>
          <w:noProof/>
          <w:szCs w:val="24"/>
        </w:rPr>
        <w:t>(1), 395–411. https://doi.org/10.32614/rj-2018-017</w:t>
      </w:r>
    </w:p>
    <w:p w14:paraId="22398FC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Chadwick, S. G., &amp; Haake, S. J. (2000). The drag coefficient of tennis balls. </w:t>
      </w:r>
      <w:r w:rsidRPr="009B5E1D">
        <w:rPr>
          <w:rFonts w:ascii="Calibri" w:hAnsi="Calibri" w:cs="Calibri"/>
          <w:i/>
          <w:iCs/>
          <w:noProof/>
          <w:szCs w:val="24"/>
        </w:rPr>
        <w:t>Proceedings of the 3rd International Confernce on the Engineering of Sport</w:t>
      </w:r>
      <w:r w:rsidRPr="009B5E1D">
        <w:rPr>
          <w:rFonts w:ascii="Calibri" w:hAnsi="Calibri" w:cs="Calibri"/>
          <w:noProof/>
          <w:szCs w:val="24"/>
        </w:rPr>
        <w:t>, (January 2000), 169–176.</w:t>
      </w:r>
    </w:p>
    <w:p w14:paraId="154DE93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Gómez, J., &amp; López-Moliner, J. (2013). Synergies between optical and physical variables in intercepting parabolic targets. </w:t>
      </w:r>
      <w:r w:rsidRPr="009B5E1D">
        <w:rPr>
          <w:rFonts w:ascii="Calibri" w:hAnsi="Calibri" w:cs="Calibri"/>
          <w:i/>
          <w:iCs/>
          <w:noProof/>
          <w:szCs w:val="24"/>
        </w:rPr>
        <w:t>Frontiers in Behavioral Neuroscience</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(May), 46. https://doi.org/10.3389/fnbeh.2013.00046</w:t>
      </w:r>
    </w:p>
    <w:p w14:paraId="68F9989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Hosking, S. G., &amp; Crassini, B. (2010). The effects of familiar size and object trajectories on time-to-contact judgements.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203</w:t>
      </w:r>
      <w:r w:rsidRPr="009B5E1D">
        <w:rPr>
          <w:rFonts w:ascii="Calibri" w:hAnsi="Calibri" w:cs="Calibri"/>
          <w:noProof/>
          <w:szCs w:val="24"/>
        </w:rPr>
        <w:t xml:space="preserve">(3), 541–552. </w:t>
      </w:r>
      <w:r w:rsidRPr="009B5E1D">
        <w:rPr>
          <w:rFonts w:ascii="Calibri" w:hAnsi="Calibri" w:cs="Calibri"/>
          <w:noProof/>
          <w:szCs w:val="24"/>
        </w:rPr>
        <w:lastRenderedPageBreak/>
        <w:t>https://doi.org/10.1007/s00221-010-2258-7</w:t>
      </w:r>
    </w:p>
    <w:p w14:paraId="4A60EA9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Indovina, I., Maffei, V., Bosco, G., Zago, M., Macaluso, E., &amp; Lacquaniti, F. (2005). Representation of visual gravitational motion in the human vestibular cortex. </w:t>
      </w:r>
      <w:r w:rsidRPr="009B5E1D">
        <w:rPr>
          <w:rFonts w:ascii="Calibri" w:hAnsi="Calibri" w:cs="Calibri"/>
          <w:i/>
          <w:iCs/>
          <w:noProof/>
          <w:szCs w:val="24"/>
        </w:rPr>
        <w:t>Science (New York, N.Y.)</w:t>
      </w:r>
      <w:r w:rsidRPr="009B5E1D">
        <w:rPr>
          <w:rFonts w:ascii="Calibri" w:hAnsi="Calibri" w:cs="Calibri"/>
          <w:noProof/>
          <w:szCs w:val="24"/>
        </w:rPr>
        <w:t xml:space="preserve">, </w:t>
      </w:r>
      <w:r w:rsidRPr="009B5E1D">
        <w:rPr>
          <w:rFonts w:ascii="Calibri" w:hAnsi="Calibri" w:cs="Calibri"/>
          <w:i/>
          <w:iCs/>
          <w:noProof/>
          <w:szCs w:val="24"/>
        </w:rPr>
        <w:t>308</w:t>
      </w:r>
      <w:r w:rsidRPr="009B5E1D">
        <w:rPr>
          <w:rFonts w:ascii="Calibri" w:hAnsi="Calibri" w:cs="Calibri"/>
          <w:noProof/>
          <w:szCs w:val="24"/>
        </w:rPr>
        <w:t>(April), 416–419. https://doi.org/10.1126/science.1107961</w:t>
      </w:r>
    </w:p>
    <w:p w14:paraId="03143DF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Jokisch, D., &amp; Troje, N. F. (2003). Biological motion as a cue for the perception of size.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3</w:t>
      </w:r>
      <w:r w:rsidRPr="009B5E1D">
        <w:rPr>
          <w:rFonts w:ascii="Calibri" w:hAnsi="Calibri" w:cs="Calibri"/>
          <w:noProof/>
          <w:szCs w:val="24"/>
        </w:rPr>
        <w:t>(4), 252–264. https://doi.org/10.1167/3.4.1</w:t>
      </w:r>
    </w:p>
    <w:p w14:paraId="3A9A969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 &amp; López-Moliner, J. (2019). Earth-Gravity Congruent Motion Facilitates Ocular Control for Pursuit of Parabolic Trajectories. </w:t>
      </w:r>
      <w:r w:rsidRPr="009B5E1D">
        <w:rPr>
          <w:rFonts w:ascii="Calibri" w:hAnsi="Calibri" w:cs="Calibri"/>
          <w:i/>
          <w:iCs/>
          <w:noProof/>
          <w:szCs w:val="24"/>
        </w:rPr>
        <w:t>Scientific Reports</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(1). https://doi.org/10.1038/s41598-019-50512-6</w:t>
      </w:r>
    </w:p>
    <w:p w14:paraId="578FA826"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Hagenfeld, L., &amp; López-Moliner, J. (2018). The use of visual cues in gravity judgements on parabolic motion.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149</w:t>
      </w:r>
      <w:r w:rsidRPr="009B5E1D">
        <w:rPr>
          <w:rFonts w:ascii="Calibri" w:hAnsi="Calibri" w:cs="Calibri"/>
          <w:noProof/>
          <w:szCs w:val="24"/>
        </w:rPr>
        <w:t>, 47–58. https://doi.org/10.1016/J.VISRES.2018.06.002</w:t>
      </w:r>
    </w:p>
    <w:p w14:paraId="3D32985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&amp; López-Moliner, J. (2017). Gravity as a strong prior: Implications for perception and action. </w:t>
      </w:r>
      <w:r w:rsidRPr="009B5E1D">
        <w:rPr>
          <w:rFonts w:ascii="Calibri" w:hAnsi="Calibri" w:cs="Calibri"/>
          <w:i/>
          <w:iCs/>
          <w:noProof/>
          <w:szCs w:val="24"/>
        </w:rPr>
        <w:t>Frontiers in Human Neuroscience</w:t>
      </w:r>
      <w:r w:rsidRPr="009B5E1D">
        <w:rPr>
          <w:rFonts w:ascii="Calibri" w:hAnsi="Calibri" w:cs="Calibri"/>
          <w:noProof/>
          <w:szCs w:val="24"/>
        </w:rPr>
        <w:t>, Vol. 11. https://doi.org/10.3389/fnhum.2017.00203</w:t>
      </w:r>
    </w:p>
    <w:p w14:paraId="590C0A7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&amp; López-Moliner, J. (2020). Characterizing the Strong Earth Gravity Prior. </w:t>
      </w:r>
      <w:r w:rsidRPr="009B5E1D">
        <w:rPr>
          <w:rFonts w:ascii="Calibri" w:hAnsi="Calibri" w:cs="Calibri"/>
          <w:i/>
          <w:iCs/>
          <w:noProof/>
          <w:szCs w:val="24"/>
        </w:rPr>
        <w:t>PsyArXive</w:t>
      </w:r>
      <w:r w:rsidRPr="009B5E1D">
        <w:rPr>
          <w:rFonts w:ascii="Calibri" w:hAnsi="Calibri" w:cs="Calibri"/>
          <w:noProof/>
          <w:szCs w:val="24"/>
        </w:rPr>
        <w:t>, 1–19. https://doi.org/10.31234/osf.io/exp93</w:t>
      </w:r>
    </w:p>
    <w:p w14:paraId="3DFA598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Slupinski, L., &amp; López-Moliner, J. (2018). The Use of Visual Cues in Gravity Judgements on Parabolic Motion. </w:t>
      </w:r>
      <w:r w:rsidRPr="009B5E1D">
        <w:rPr>
          <w:rFonts w:ascii="Calibri" w:hAnsi="Calibri" w:cs="Calibri"/>
          <w:i/>
          <w:iCs/>
          <w:noProof/>
          <w:szCs w:val="24"/>
        </w:rPr>
        <w:t>BioRxiv</w:t>
      </w:r>
      <w:r w:rsidRPr="009B5E1D">
        <w:rPr>
          <w:rFonts w:ascii="Calibri" w:hAnsi="Calibri" w:cs="Calibri"/>
          <w:noProof/>
          <w:szCs w:val="24"/>
        </w:rPr>
        <w:t>, 1–12. https://doi.org/10.1101/301077</w:t>
      </w:r>
    </w:p>
    <w:p w14:paraId="4849C29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 Scaleia, B., Zago, M., Moscatelli, A., Lacquaniti, F., &amp; Viviani, P. (2014). Implied dynamics biases the visual perception of velocity. </w:t>
      </w:r>
      <w:r w:rsidRPr="009B5E1D">
        <w:rPr>
          <w:rFonts w:ascii="Calibri" w:hAnsi="Calibri" w:cs="Calibri"/>
          <w:i/>
          <w:iCs/>
          <w:noProof/>
          <w:szCs w:val="24"/>
        </w:rPr>
        <w:t>PLoS ONE</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(3). https://doi.org/10.1371/journal.pone.0093020</w:t>
      </w:r>
    </w:p>
    <w:p w14:paraId="50BB3BA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Lacquaniti, F., Bosco, G., Gravano, S., Indovina, I., La Scaleia, B., Maffei, V., &amp; Zago, M. (2015). Gravity in the Brain as a Reference for Space and Time Perception. </w:t>
      </w:r>
      <w:r w:rsidRPr="009B5E1D">
        <w:rPr>
          <w:rFonts w:ascii="Calibri" w:hAnsi="Calibri" w:cs="Calibri"/>
          <w:i/>
          <w:iCs/>
          <w:noProof/>
          <w:szCs w:val="24"/>
        </w:rPr>
        <w:t>Multisensory Research</w:t>
      </w:r>
      <w:r w:rsidRPr="009B5E1D">
        <w:rPr>
          <w:rFonts w:ascii="Calibri" w:hAnsi="Calibri" w:cs="Calibri"/>
          <w:noProof/>
          <w:szCs w:val="24"/>
        </w:rPr>
        <w:t xml:space="preserve">, </w:t>
      </w:r>
      <w:r w:rsidRPr="009B5E1D">
        <w:rPr>
          <w:rFonts w:ascii="Calibri" w:hAnsi="Calibri" w:cs="Calibri"/>
          <w:i/>
          <w:iCs/>
          <w:noProof/>
          <w:szCs w:val="24"/>
        </w:rPr>
        <w:t>28</w:t>
      </w:r>
      <w:r w:rsidRPr="009B5E1D">
        <w:rPr>
          <w:rFonts w:ascii="Calibri" w:hAnsi="Calibri" w:cs="Calibri"/>
          <w:noProof/>
          <w:szCs w:val="24"/>
        </w:rPr>
        <w:t>(5–6), 397–426. https://doi.org/10.1163/22134808-00002471</w:t>
      </w:r>
    </w:p>
    <w:p w14:paraId="39EC47D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Lacquaniti, F., Bosco, G., Indovina, I., La Scaleia, B., Maffei, V., Moscatelli, A., &amp; Zago, M. (2013). Visual gravitational motion and the vestibular system in humans. </w:t>
      </w:r>
      <w:r w:rsidRPr="009B5E1D">
        <w:rPr>
          <w:rFonts w:ascii="Calibri" w:hAnsi="Calibri" w:cs="Calibri"/>
          <w:i/>
          <w:iCs/>
          <w:noProof/>
          <w:szCs w:val="24"/>
        </w:rPr>
        <w:t>Frontiers in Integrative Neuroscience</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(December), 101. https://doi.org/10.3389/fnint.2013.00101</w:t>
      </w:r>
    </w:p>
    <w:p w14:paraId="388DCD1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López-Moliner, J., Field, D. T., &amp; Wann, J. P. (2007). Interceptive timing: prior knowledge matters.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 1–8. https://doi.org/10.1167/7.13.11</w:t>
      </w:r>
    </w:p>
    <w:p w14:paraId="3301C31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López-Moliner, J., &amp; Keil, M. (2012). People Favour Imperfect Catching by Assuming a Stable World. </w:t>
      </w:r>
      <w:r w:rsidRPr="009B5E1D">
        <w:rPr>
          <w:rFonts w:ascii="Calibri" w:hAnsi="Calibri" w:cs="Calibri"/>
          <w:i/>
          <w:iCs/>
          <w:noProof/>
          <w:szCs w:val="24"/>
        </w:rPr>
        <w:t>Current Science</w:t>
      </w:r>
      <w:r w:rsidRPr="009B5E1D">
        <w:rPr>
          <w:rFonts w:ascii="Calibri" w:hAnsi="Calibri" w:cs="Calibri"/>
          <w:noProof/>
          <w:szCs w:val="24"/>
        </w:rPr>
        <w:t>, (4), 1435–1439. https://doi.org/10.1371/Citation</w:t>
      </w:r>
    </w:p>
    <w:p w14:paraId="65A66474"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McIntyre, J, Zago, M., &amp; Berthoz, A. (2001). Does the Brain Model Newton’s Laws. </w:t>
      </w:r>
      <w:r w:rsidRPr="009B5E1D">
        <w:rPr>
          <w:rFonts w:ascii="Calibri" w:hAnsi="Calibri" w:cs="Calibri"/>
          <w:i/>
          <w:iCs/>
          <w:noProof/>
          <w:szCs w:val="24"/>
        </w:rPr>
        <w:t>Nature Neuroscience</w:t>
      </w:r>
      <w:r w:rsidRPr="009B5E1D">
        <w:rPr>
          <w:rFonts w:ascii="Calibri" w:hAnsi="Calibri" w:cs="Calibri"/>
          <w:noProof/>
          <w:szCs w:val="24"/>
        </w:rPr>
        <w:t xml:space="preserve">, </w:t>
      </w:r>
      <w:r w:rsidRPr="009B5E1D">
        <w:rPr>
          <w:rFonts w:ascii="Calibri" w:hAnsi="Calibri" w:cs="Calibri"/>
          <w:i/>
          <w:iCs/>
          <w:noProof/>
          <w:szCs w:val="24"/>
        </w:rPr>
        <w:t>12</w:t>
      </w:r>
      <w:r w:rsidRPr="009B5E1D">
        <w:rPr>
          <w:rFonts w:ascii="Calibri" w:hAnsi="Calibri" w:cs="Calibri"/>
          <w:noProof/>
          <w:szCs w:val="24"/>
        </w:rPr>
        <w:t>(17), 109–110. https://doi.org/10.1097/00001756-200112040-00004</w:t>
      </w:r>
    </w:p>
    <w:p w14:paraId="3B68B632"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McIntyre, Joseph, Zago, M., Berthoz, A., &amp; Lacquaniti, F. (2003). The Brain as a Predictor: On Catching Flying Balls in Zero-G. In J. C. Buckey &amp; J. L. Homick (Eds.), </w:t>
      </w:r>
      <w:r w:rsidRPr="009B5E1D">
        <w:rPr>
          <w:rFonts w:ascii="Calibri" w:hAnsi="Calibri" w:cs="Calibri"/>
          <w:i/>
          <w:iCs/>
          <w:noProof/>
          <w:szCs w:val="24"/>
        </w:rPr>
        <w:t>The Neurolab Spacelab Mission: Neuroscience Research in Space</w:t>
      </w:r>
      <w:r w:rsidRPr="009B5E1D">
        <w:rPr>
          <w:rFonts w:ascii="Calibri" w:hAnsi="Calibri" w:cs="Calibri"/>
          <w:noProof/>
          <w:szCs w:val="24"/>
        </w:rPr>
        <w:t xml:space="preserve"> (pp. 55–61). National Aeronautics and Space Administration, Lyndon B. Johnson Space Center.</w:t>
      </w:r>
    </w:p>
    <w:p w14:paraId="3B225FE6"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Mckee, S. P., &amp; Welch, L. (1992). The precision of size constancy.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32</w:t>
      </w:r>
      <w:r w:rsidRPr="009B5E1D">
        <w:rPr>
          <w:rFonts w:ascii="Calibri" w:hAnsi="Calibri" w:cs="Calibri"/>
          <w:noProof/>
          <w:szCs w:val="24"/>
        </w:rPr>
        <w:t>(8), 1447–1460. https://doi.org/10.1016/0042-6989(92)90201-S</w:t>
      </w:r>
    </w:p>
    <w:p w14:paraId="30C5DC30"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Messing, R., &amp; Durgin, F. H. (2005). Distance Perception and the Visual Horizon in Head-Mounted </w:t>
      </w:r>
      <w:r w:rsidRPr="009B5E1D">
        <w:rPr>
          <w:rFonts w:ascii="Calibri" w:hAnsi="Calibri" w:cs="Calibri"/>
          <w:noProof/>
          <w:szCs w:val="24"/>
        </w:rPr>
        <w:lastRenderedPageBreak/>
        <w:t xml:space="preserve">Displays. </w:t>
      </w:r>
      <w:r w:rsidRPr="009B5E1D">
        <w:rPr>
          <w:rFonts w:ascii="Calibri" w:hAnsi="Calibri" w:cs="Calibri"/>
          <w:i/>
          <w:iCs/>
          <w:noProof/>
          <w:szCs w:val="24"/>
        </w:rPr>
        <w:t>ACM Transactions on Applied Perception</w:t>
      </w:r>
      <w:r w:rsidRPr="009B5E1D">
        <w:rPr>
          <w:rFonts w:ascii="Calibri" w:hAnsi="Calibri" w:cs="Calibri"/>
          <w:noProof/>
          <w:szCs w:val="24"/>
        </w:rPr>
        <w:t xml:space="preserve">, </w:t>
      </w:r>
      <w:r w:rsidRPr="009B5E1D">
        <w:rPr>
          <w:rFonts w:ascii="Calibri" w:hAnsi="Calibri" w:cs="Calibri"/>
          <w:i/>
          <w:iCs/>
          <w:noProof/>
          <w:szCs w:val="24"/>
        </w:rPr>
        <w:t>2</w:t>
      </w:r>
      <w:r w:rsidRPr="009B5E1D">
        <w:rPr>
          <w:rFonts w:ascii="Calibri" w:hAnsi="Calibri" w:cs="Calibri"/>
          <w:noProof/>
          <w:szCs w:val="24"/>
        </w:rPr>
        <w:t>(3), 234–250. https://doi.org/10.1145/1077399.1077403</w:t>
      </w:r>
    </w:p>
    <w:p w14:paraId="319CEAEA"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232</w:t>
      </w:r>
      <w:r w:rsidRPr="009B5E1D">
        <w:rPr>
          <w:rFonts w:ascii="Calibri" w:hAnsi="Calibri" w:cs="Calibri"/>
          <w:noProof/>
          <w:szCs w:val="24"/>
        </w:rPr>
        <w:t>(12), 3803–3811. https://doi.org/10.1007/s00221-014-4050-6</w:t>
      </w:r>
    </w:p>
    <w:p w14:paraId="6BECE5C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9B5E1D">
        <w:rPr>
          <w:rFonts w:ascii="Calibri" w:hAnsi="Calibri" w:cs="Calibri"/>
          <w:i/>
          <w:iCs/>
          <w:noProof/>
          <w:szCs w:val="24"/>
        </w:rPr>
        <w:t>BioRxiv</w:t>
      </w:r>
      <w:r w:rsidRPr="009B5E1D">
        <w:rPr>
          <w:rFonts w:ascii="Calibri" w:hAnsi="Calibri" w:cs="Calibri"/>
          <w:noProof/>
          <w:szCs w:val="24"/>
        </w:rPr>
        <w:t>, 1–32.</w:t>
      </w:r>
    </w:p>
    <w:p w14:paraId="7A38DEA8"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Okubo, H., &amp; Hubbard, M. (2010). Identification of basketball parameters for a simulation model. </w:t>
      </w:r>
      <w:r w:rsidRPr="009B5E1D">
        <w:rPr>
          <w:rFonts w:ascii="Calibri" w:hAnsi="Calibri" w:cs="Calibri"/>
          <w:i/>
          <w:iCs/>
          <w:noProof/>
          <w:szCs w:val="24"/>
        </w:rPr>
        <w:t>Procedia Engineering</w:t>
      </w:r>
      <w:r w:rsidRPr="009B5E1D">
        <w:rPr>
          <w:rFonts w:ascii="Calibri" w:hAnsi="Calibri" w:cs="Calibri"/>
          <w:noProof/>
          <w:szCs w:val="24"/>
        </w:rPr>
        <w:t xml:space="preserve">, </w:t>
      </w:r>
      <w:r w:rsidRPr="009B5E1D">
        <w:rPr>
          <w:rFonts w:ascii="Calibri" w:hAnsi="Calibri" w:cs="Calibri"/>
          <w:i/>
          <w:iCs/>
          <w:noProof/>
          <w:szCs w:val="24"/>
        </w:rPr>
        <w:t>2</w:t>
      </w:r>
      <w:r w:rsidRPr="009B5E1D">
        <w:rPr>
          <w:rFonts w:ascii="Calibri" w:hAnsi="Calibri" w:cs="Calibri"/>
          <w:noProof/>
          <w:szCs w:val="24"/>
        </w:rPr>
        <w:t>(2), 3281–3286. https://doi.org/10.1016/j.proeng.2010.04.145</w:t>
      </w:r>
    </w:p>
    <w:p w14:paraId="72C2D68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Peters, M. A. K., Ma, W. J., &amp; Shams, L. (2016). The Size-Weight Illusion is not anti-Bayesian after all: a unifying Bayesian account. </w:t>
      </w:r>
      <w:r w:rsidRPr="009B5E1D">
        <w:rPr>
          <w:rFonts w:ascii="Calibri" w:hAnsi="Calibri" w:cs="Calibri"/>
          <w:i/>
          <w:iCs/>
          <w:noProof/>
          <w:szCs w:val="24"/>
        </w:rPr>
        <w:t>PeerJ</w:t>
      </w:r>
      <w:r w:rsidRPr="009B5E1D">
        <w:rPr>
          <w:rFonts w:ascii="Calibri" w:hAnsi="Calibri" w:cs="Calibri"/>
          <w:noProof/>
          <w:szCs w:val="24"/>
        </w:rPr>
        <w:t xml:space="preserve">, </w:t>
      </w:r>
      <w:r w:rsidRPr="009B5E1D">
        <w:rPr>
          <w:rFonts w:ascii="Calibri" w:hAnsi="Calibri" w:cs="Calibri"/>
          <w:i/>
          <w:iCs/>
          <w:noProof/>
          <w:szCs w:val="24"/>
        </w:rPr>
        <w:t>4</w:t>
      </w:r>
      <w:r w:rsidRPr="009B5E1D">
        <w:rPr>
          <w:rFonts w:ascii="Calibri" w:hAnsi="Calibri" w:cs="Calibri"/>
          <w:noProof/>
          <w:szCs w:val="24"/>
        </w:rPr>
        <w:t>, e2124. https://doi.org/10.7717/peerj.2124</w:t>
      </w:r>
    </w:p>
    <w:p w14:paraId="37ACF0DB"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R Core Team. (2017). </w:t>
      </w:r>
      <w:r w:rsidRPr="009B5E1D">
        <w:rPr>
          <w:rFonts w:ascii="Calibri" w:hAnsi="Calibri" w:cs="Calibri"/>
          <w:i/>
          <w:iCs/>
          <w:noProof/>
          <w:szCs w:val="24"/>
        </w:rPr>
        <w:t>A Language and Environment for Statistical Computing. R Foundation for Statistical Computing,</w:t>
      </w:r>
      <w:r w:rsidRPr="009B5E1D">
        <w:rPr>
          <w:rFonts w:ascii="Calibri" w:hAnsi="Calibri" w:cs="Calibri"/>
          <w:noProof/>
          <w:szCs w:val="24"/>
        </w:rPr>
        <w:t>. Retrieved from http://www.r-project.org/.</w:t>
      </w:r>
    </w:p>
    <w:p w14:paraId="00A0C61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94</w:t>
      </w:r>
      <w:r w:rsidRPr="009B5E1D">
        <w:rPr>
          <w:rFonts w:ascii="Calibri" w:hAnsi="Calibri" w:cs="Calibri"/>
          <w:noProof/>
          <w:szCs w:val="24"/>
        </w:rPr>
        <w:t>(6), 4471–4480. https://doi.org/10.1152/jn.00527.2005</w:t>
      </w:r>
    </w:p>
    <w:p w14:paraId="32DD4E7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9B5E1D">
        <w:rPr>
          <w:rFonts w:ascii="Calibri" w:hAnsi="Calibri" w:cs="Calibri"/>
          <w:i/>
          <w:iCs/>
          <w:noProof/>
          <w:szCs w:val="24"/>
        </w:rPr>
        <w:t>Journal of Neuroscience</w:t>
      </w:r>
      <w:r w:rsidRPr="009B5E1D">
        <w:rPr>
          <w:rFonts w:ascii="Calibri" w:hAnsi="Calibri" w:cs="Calibri"/>
          <w:noProof/>
          <w:szCs w:val="24"/>
        </w:rPr>
        <w:t xml:space="preserve">, </w:t>
      </w:r>
      <w:r w:rsidRPr="009B5E1D">
        <w:rPr>
          <w:rFonts w:ascii="Calibri" w:hAnsi="Calibri" w:cs="Calibri"/>
          <w:i/>
          <w:iCs/>
          <w:noProof/>
          <w:szCs w:val="24"/>
        </w:rPr>
        <w:t>32</w:t>
      </w:r>
      <w:r w:rsidRPr="009B5E1D">
        <w:rPr>
          <w:rFonts w:ascii="Calibri" w:hAnsi="Calibri" w:cs="Calibri"/>
          <w:noProof/>
          <w:szCs w:val="24"/>
        </w:rPr>
        <w:t>(6), 1969–1973. https://doi.org/10.1523/JNEUROSCI.3886-11.2012</w:t>
      </w:r>
    </w:p>
    <w:p w14:paraId="6F17A503"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Stan Development Team. (2016). </w:t>
      </w:r>
      <w:r w:rsidRPr="009B5E1D">
        <w:rPr>
          <w:rFonts w:ascii="Calibri" w:hAnsi="Calibri" w:cs="Calibri"/>
          <w:i/>
          <w:iCs/>
          <w:noProof/>
          <w:szCs w:val="24"/>
        </w:rPr>
        <w:t>Stan: the R interface to Stan. R package version 2.14.1</w:t>
      </w:r>
      <w:r w:rsidRPr="009B5E1D">
        <w:rPr>
          <w:rFonts w:ascii="Calibri" w:hAnsi="Calibri" w:cs="Calibri"/>
          <w:noProof/>
          <w:szCs w:val="24"/>
        </w:rPr>
        <w:t>. 1–23. Retrieved from http://mc-stan.org</w:t>
      </w:r>
    </w:p>
    <w:p w14:paraId="79224681"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Vallortigara, G., &amp; Regolin, L. (2007). Gravity bias in the interpretation of biological motion by inexperienced chicks. </w:t>
      </w:r>
      <w:r w:rsidRPr="009B5E1D">
        <w:rPr>
          <w:rFonts w:ascii="Calibri" w:hAnsi="Calibri" w:cs="Calibri"/>
          <w:i/>
          <w:iCs/>
          <w:noProof/>
          <w:szCs w:val="24"/>
        </w:rPr>
        <w:t>Current Biology</w:t>
      </w:r>
      <w:r w:rsidRPr="009B5E1D">
        <w:rPr>
          <w:rFonts w:ascii="Calibri" w:hAnsi="Calibri" w:cs="Calibri"/>
          <w:noProof/>
          <w:szCs w:val="24"/>
        </w:rPr>
        <w:t xml:space="preserve">, </w:t>
      </w:r>
      <w:r w:rsidRPr="009B5E1D">
        <w:rPr>
          <w:rFonts w:ascii="Calibri" w:hAnsi="Calibri" w:cs="Calibri"/>
          <w:i/>
          <w:iCs/>
          <w:noProof/>
          <w:szCs w:val="24"/>
        </w:rPr>
        <w:t>16</w:t>
      </w:r>
      <w:r w:rsidRPr="009B5E1D">
        <w:rPr>
          <w:rFonts w:ascii="Calibri" w:hAnsi="Calibri" w:cs="Calibri"/>
          <w:noProof/>
          <w:szCs w:val="24"/>
        </w:rPr>
        <w:t>(September), R279–R280.</w:t>
      </w:r>
    </w:p>
    <w:p w14:paraId="32F7C65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Wei, X. X., &amp; Stocker, A. A. (2017). Lawful relation between perceptual bias and discriminability. </w:t>
      </w:r>
      <w:r w:rsidRPr="009B5E1D">
        <w:rPr>
          <w:rFonts w:ascii="Calibri" w:hAnsi="Calibri" w:cs="Calibri"/>
          <w:i/>
          <w:iCs/>
          <w:noProof/>
          <w:szCs w:val="24"/>
        </w:rPr>
        <w:t>Proceedings of the National Academy of Sciences of the United States of America</w:t>
      </w:r>
      <w:r w:rsidRPr="009B5E1D">
        <w:rPr>
          <w:rFonts w:ascii="Calibri" w:hAnsi="Calibri" w:cs="Calibri"/>
          <w:noProof/>
          <w:szCs w:val="24"/>
        </w:rPr>
        <w:t xml:space="preserve">, </w:t>
      </w:r>
      <w:r w:rsidRPr="009B5E1D">
        <w:rPr>
          <w:rFonts w:ascii="Calibri" w:hAnsi="Calibri" w:cs="Calibri"/>
          <w:i/>
          <w:iCs/>
          <w:noProof/>
          <w:szCs w:val="24"/>
        </w:rPr>
        <w:t>114</w:t>
      </w:r>
      <w:r w:rsidRPr="009B5E1D">
        <w:rPr>
          <w:rFonts w:ascii="Calibri" w:hAnsi="Calibri" w:cs="Calibri"/>
          <w:noProof/>
          <w:szCs w:val="24"/>
        </w:rPr>
        <w:t>(38), 10244–10249. https://doi.org/10.1073/pnas.1619153114</w:t>
      </w:r>
    </w:p>
    <w:p w14:paraId="6681AF3B"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Wilson, A. D., &amp; Golonka, S. (2013). Embodied Cognition is Not What you Think it is. </w:t>
      </w:r>
      <w:r w:rsidRPr="009B5E1D">
        <w:rPr>
          <w:rFonts w:ascii="Calibri" w:hAnsi="Calibri" w:cs="Calibri"/>
          <w:i/>
          <w:iCs/>
          <w:noProof/>
          <w:szCs w:val="24"/>
        </w:rPr>
        <w:t>Frontiers in Psychology</w:t>
      </w:r>
      <w:r w:rsidRPr="009B5E1D">
        <w:rPr>
          <w:rFonts w:ascii="Calibri" w:hAnsi="Calibri" w:cs="Calibri"/>
          <w:noProof/>
          <w:szCs w:val="24"/>
        </w:rPr>
        <w:t xml:space="preserve">, </w:t>
      </w:r>
      <w:r w:rsidRPr="009B5E1D">
        <w:rPr>
          <w:rFonts w:ascii="Calibri" w:hAnsi="Calibri" w:cs="Calibri"/>
          <w:i/>
          <w:iCs/>
          <w:noProof/>
          <w:szCs w:val="24"/>
        </w:rPr>
        <w:t>4</w:t>
      </w:r>
      <w:r w:rsidRPr="009B5E1D">
        <w:rPr>
          <w:rFonts w:ascii="Calibri" w:hAnsi="Calibri" w:cs="Calibri"/>
          <w:noProof/>
          <w:szCs w:val="24"/>
        </w:rPr>
        <w:t>(February), 1–13. https://doi.org/10.3389/fpsyg.2013.00058</w:t>
      </w:r>
    </w:p>
    <w:p w14:paraId="182C554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91</w:t>
      </w:r>
      <w:r w:rsidRPr="009B5E1D">
        <w:rPr>
          <w:rFonts w:ascii="Calibri" w:hAnsi="Calibri" w:cs="Calibri"/>
          <w:noProof/>
          <w:szCs w:val="24"/>
        </w:rPr>
        <w:t>(4), 1620–1634. https://doi.org/10.1152/jn.00862.2003</w:t>
      </w:r>
    </w:p>
    <w:p w14:paraId="77D085BE"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93</w:t>
      </w:r>
      <w:r w:rsidRPr="009B5E1D">
        <w:rPr>
          <w:rFonts w:ascii="Calibri" w:hAnsi="Calibri" w:cs="Calibri"/>
          <w:noProof/>
          <w:szCs w:val="24"/>
        </w:rPr>
        <w:t>(2), 1055–1068. https://doi.org/10.1152/jn.00833.2004</w:t>
      </w:r>
    </w:p>
    <w:p w14:paraId="15A7BB0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La Scaleia, B., Miller, W. L., &amp; Lacquaniti, F. (2011). Coherence of structural visual cues and pictorial gravity paves the way for interceptive actions.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11</w:t>
      </w:r>
      <w:r w:rsidRPr="009B5E1D">
        <w:rPr>
          <w:rFonts w:ascii="Calibri" w:hAnsi="Calibri" w:cs="Calibri"/>
          <w:noProof/>
          <w:szCs w:val="24"/>
        </w:rPr>
        <w:t>(10), 1–10. https://doi.org/10.1167/11.10.13.Introduction</w:t>
      </w:r>
    </w:p>
    <w:p w14:paraId="5EBE5EFE"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McIntyre, J., Senot, P., &amp; Lacquaniti, F. (2008). Internal models and prediction of visual </w:t>
      </w:r>
      <w:r w:rsidRPr="009B5E1D">
        <w:rPr>
          <w:rFonts w:ascii="Calibri" w:hAnsi="Calibri" w:cs="Calibri"/>
          <w:noProof/>
          <w:szCs w:val="24"/>
        </w:rPr>
        <w:lastRenderedPageBreak/>
        <w:t xml:space="preserve">gravitational motion.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48</w:t>
      </w:r>
      <w:r w:rsidRPr="009B5E1D">
        <w:rPr>
          <w:rFonts w:ascii="Calibri" w:hAnsi="Calibri" w:cs="Calibri"/>
          <w:noProof/>
          <w:szCs w:val="24"/>
        </w:rPr>
        <w:t>(14), 1532–1538. https://doi.org/10.1016/j.visres.2008.04.005</w:t>
      </w:r>
    </w:p>
    <w:p w14:paraId="484F2E9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rPr>
      </w:pPr>
      <w:r w:rsidRPr="009B5E1D">
        <w:rPr>
          <w:rFonts w:ascii="Calibri" w:hAnsi="Calibri" w:cs="Calibri"/>
          <w:noProof/>
          <w:szCs w:val="24"/>
        </w:rPr>
        <w:t xml:space="preserve">Zago, M., McIntyre, J., Senot, P., &amp; Lacquaniti, F. (2009). Visuo-motor coordination and internal models for object interception.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192</w:t>
      </w:r>
      <w:r w:rsidRPr="009B5E1D">
        <w:rPr>
          <w:rFonts w:ascii="Calibri" w:hAnsi="Calibri" w:cs="Calibri"/>
          <w:noProof/>
          <w:szCs w:val="24"/>
        </w:rPr>
        <w:t>, 571–604. https://doi.org/10.1007/s00221-008-1691-3</w:t>
      </w:r>
    </w:p>
    <w:p w14:paraId="2D2D712A" w14:textId="4CC3B261" w:rsidR="00143A8E" w:rsidRDefault="00190F8C" w:rsidP="003F4A3B">
      <w:pPr>
        <w:jc w:val="both"/>
      </w:pPr>
      <w:ins w:id="57" w:author="Björn Jörges" w:date="2020-04-02T10:58:00Z">
        <w:r>
          <w:fldChar w:fldCharType="end"/>
        </w:r>
      </w:ins>
    </w:p>
    <w:sectPr w:rsidR="00143A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2078C" w14:textId="77777777" w:rsidR="00840060" w:rsidRDefault="00840060" w:rsidP="006C306C">
      <w:pPr>
        <w:spacing w:after="0" w:line="240" w:lineRule="auto"/>
      </w:pPr>
      <w:r>
        <w:separator/>
      </w:r>
    </w:p>
  </w:endnote>
  <w:endnote w:type="continuationSeparator" w:id="0">
    <w:p w14:paraId="4E2248DD" w14:textId="77777777" w:rsidR="00840060" w:rsidRDefault="00840060"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11D250" w14:textId="77777777" w:rsidR="00840060" w:rsidRDefault="00840060" w:rsidP="006C306C">
      <w:pPr>
        <w:spacing w:after="0" w:line="240" w:lineRule="auto"/>
      </w:pPr>
      <w:r>
        <w:separator/>
      </w:r>
    </w:p>
  </w:footnote>
  <w:footnote w:type="continuationSeparator" w:id="0">
    <w:p w14:paraId="6C1056DC" w14:textId="77777777" w:rsidR="00840060" w:rsidRDefault="00840060"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32A7"/>
    <w:rsid w:val="000202FC"/>
    <w:rsid w:val="00034E1A"/>
    <w:rsid w:val="00044507"/>
    <w:rsid w:val="00047573"/>
    <w:rsid w:val="00054B68"/>
    <w:rsid w:val="0006438B"/>
    <w:rsid w:val="00065819"/>
    <w:rsid w:val="00070687"/>
    <w:rsid w:val="00082B8C"/>
    <w:rsid w:val="000856B8"/>
    <w:rsid w:val="000971C8"/>
    <w:rsid w:val="000A4CE4"/>
    <w:rsid w:val="000A7086"/>
    <w:rsid w:val="000B5F57"/>
    <w:rsid w:val="000B75DA"/>
    <w:rsid w:val="000C59D9"/>
    <w:rsid w:val="000D68EA"/>
    <w:rsid w:val="000E0ABF"/>
    <w:rsid w:val="000E10F8"/>
    <w:rsid w:val="000E1AC4"/>
    <w:rsid w:val="000E24ED"/>
    <w:rsid w:val="000E5B03"/>
    <w:rsid w:val="000E6EF4"/>
    <w:rsid w:val="000F2606"/>
    <w:rsid w:val="00103BDD"/>
    <w:rsid w:val="001045AC"/>
    <w:rsid w:val="00115BD2"/>
    <w:rsid w:val="00122D16"/>
    <w:rsid w:val="001319FA"/>
    <w:rsid w:val="001328CE"/>
    <w:rsid w:val="00134409"/>
    <w:rsid w:val="00137912"/>
    <w:rsid w:val="00143A8E"/>
    <w:rsid w:val="00144185"/>
    <w:rsid w:val="00147804"/>
    <w:rsid w:val="00153222"/>
    <w:rsid w:val="00154AE2"/>
    <w:rsid w:val="00173434"/>
    <w:rsid w:val="0018574F"/>
    <w:rsid w:val="00190F8C"/>
    <w:rsid w:val="00196BBA"/>
    <w:rsid w:val="00197569"/>
    <w:rsid w:val="001A5466"/>
    <w:rsid w:val="001B31EA"/>
    <w:rsid w:val="001B3C08"/>
    <w:rsid w:val="001B67E1"/>
    <w:rsid w:val="001C092D"/>
    <w:rsid w:val="001D4959"/>
    <w:rsid w:val="001D4980"/>
    <w:rsid w:val="001D62CA"/>
    <w:rsid w:val="001E6985"/>
    <w:rsid w:val="00211086"/>
    <w:rsid w:val="00211F5D"/>
    <w:rsid w:val="00213E1A"/>
    <w:rsid w:val="00222632"/>
    <w:rsid w:val="00230E88"/>
    <w:rsid w:val="00255627"/>
    <w:rsid w:val="00262789"/>
    <w:rsid w:val="00263B7F"/>
    <w:rsid w:val="00277B3F"/>
    <w:rsid w:val="0028008E"/>
    <w:rsid w:val="0028204D"/>
    <w:rsid w:val="002A7D6F"/>
    <w:rsid w:val="002B09EC"/>
    <w:rsid w:val="002B4499"/>
    <w:rsid w:val="002C3FA2"/>
    <w:rsid w:val="002C56EC"/>
    <w:rsid w:val="002E6967"/>
    <w:rsid w:val="002F519B"/>
    <w:rsid w:val="0030022A"/>
    <w:rsid w:val="00315F59"/>
    <w:rsid w:val="0031622F"/>
    <w:rsid w:val="00323E58"/>
    <w:rsid w:val="00325883"/>
    <w:rsid w:val="00332167"/>
    <w:rsid w:val="00334A43"/>
    <w:rsid w:val="00336BA5"/>
    <w:rsid w:val="00345AF4"/>
    <w:rsid w:val="003518C5"/>
    <w:rsid w:val="00392FE6"/>
    <w:rsid w:val="00393F22"/>
    <w:rsid w:val="003A095A"/>
    <w:rsid w:val="003A1ECD"/>
    <w:rsid w:val="003A2264"/>
    <w:rsid w:val="003A5D6B"/>
    <w:rsid w:val="003A7931"/>
    <w:rsid w:val="003B2872"/>
    <w:rsid w:val="003B378A"/>
    <w:rsid w:val="003B37C6"/>
    <w:rsid w:val="003D00A7"/>
    <w:rsid w:val="003D6303"/>
    <w:rsid w:val="003E6AC3"/>
    <w:rsid w:val="003F248C"/>
    <w:rsid w:val="003F4A3B"/>
    <w:rsid w:val="003F7138"/>
    <w:rsid w:val="004140C9"/>
    <w:rsid w:val="0041727E"/>
    <w:rsid w:val="00417EA9"/>
    <w:rsid w:val="00422259"/>
    <w:rsid w:val="00423C69"/>
    <w:rsid w:val="00426C0D"/>
    <w:rsid w:val="0043561A"/>
    <w:rsid w:val="0043611B"/>
    <w:rsid w:val="00454CF0"/>
    <w:rsid w:val="004609FC"/>
    <w:rsid w:val="004644B3"/>
    <w:rsid w:val="00470041"/>
    <w:rsid w:val="004750B3"/>
    <w:rsid w:val="00480BAA"/>
    <w:rsid w:val="00483E1D"/>
    <w:rsid w:val="00486DE5"/>
    <w:rsid w:val="004876A1"/>
    <w:rsid w:val="004915C7"/>
    <w:rsid w:val="004A25AA"/>
    <w:rsid w:val="004A61C4"/>
    <w:rsid w:val="004A71E1"/>
    <w:rsid w:val="004B4255"/>
    <w:rsid w:val="004B7C16"/>
    <w:rsid w:val="004F2001"/>
    <w:rsid w:val="00502D24"/>
    <w:rsid w:val="0050495C"/>
    <w:rsid w:val="00511B44"/>
    <w:rsid w:val="005120FD"/>
    <w:rsid w:val="00512391"/>
    <w:rsid w:val="00517E66"/>
    <w:rsid w:val="005203F7"/>
    <w:rsid w:val="00522EC5"/>
    <w:rsid w:val="00534500"/>
    <w:rsid w:val="00540D32"/>
    <w:rsid w:val="0054533C"/>
    <w:rsid w:val="00554D7B"/>
    <w:rsid w:val="00555821"/>
    <w:rsid w:val="00574A34"/>
    <w:rsid w:val="00576ACE"/>
    <w:rsid w:val="00577780"/>
    <w:rsid w:val="00581CCE"/>
    <w:rsid w:val="005914F7"/>
    <w:rsid w:val="00591599"/>
    <w:rsid w:val="00591D55"/>
    <w:rsid w:val="00593887"/>
    <w:rsid w:val="00593F18"/>
    <w:rsid w:val="005B2920"/>
    <w:rsid w:val="005B2E73"/>
    <w:rsid w:val="005C547D"/>
    <w:rsid w:val="005D07FC"/>
    <w:rsid w:val="005D15B0"/>
    <w:rsid w:val="005D37AF"/>
    <w:rsid w:val="005E7197"/>
    <w:rsid w:val="005F36B6"/>
    <w:rsid w:val="00607E14"/>
    <w:rsid w:val="00622426"/>
    <w:rsid w:val="00624045"/>
    <w:rsid w:val="006352FD"/>
    <w:rsid w:val="00652E8A"/>
    <w:rsid w:val="006565D9"/>
    <w:rsid w:val="006613B4"/>
    <w:rsid w:val="00662D79"/>
    <w:rsid w:val="00665486"/>
    <w:rsid w:val="00683CFE"/>
    <w:rsid w:val="00690FD5"/>
    <w:rsid w:val="006A2DC5"/>
    <w:rsid w:val="006A3E75"/>
    <w:rsid w:val="006C035F"/>
    <w:rsid w:val="006C0436"/>
    <w:rsid w:val="006C0E39"/>
    <w:rsid w:val="006C306C"/>
    <w:rsid w:val="006C452D"/>
    <w:rsid w:val="006D07B1"/>
    <w:rsid w:val="006E0C61"/>
    <w:rsid w:val="006E44AD"/>
    <w:rsid w:val="006F1E4D"/>
    <w:rsid w:val="00706A91"/>
    <w:rsid w:val="00707A8B"/>
    <w:rsid w:val="007108A9"/>
    <w:rsid w:val="00715460"/>
    <w:rsid w:val="007164E4"/>
    <w:rsid w:val="00721DF3"/>
    <w:rsid w:val="0072302C"/>
    <w:rsid w:val="007234B3"/>
    <w:rsid w:val="0072483C"/>
    <w:rsid w:val="00726106"/>
    <w:rsid w:val="00732E22"/>
    <w:rsid w:val="00737D5F"/>
    <w:rsid w:val="00745CD3"/>
    <w:rsid w:val="007615FA"/>
    <w:rsid w:val="007651EB"/>
    <w:rsid w:val="00766971"/>
    <w:rsid w:val="0077135F"/>
    <w:rsid w:val="0078018B"/>
    <w:rsid w:val="00797B60"/>
    <w:rsid w:val="007A5EA5"/>
    <w:rsid w:val="007A697D"/>
    <w:rsid w:val="007C2B3C"/>
    <w:rsid w:val="007C392A"/>
    <w:rsid w:val="007C696F"/>
    <w:rsid w:val="007C7DAE"/>
    <w:rsid w:val="007D065C"/>
    <w:rsid w:val="007D0A74"/>
    <w:rsid w:val="007D41E8"/>
    <w:rsid w:val="007E2DE2"/>
    <w:rsid w:val="007E51E7"/>
    <w:rsid w:val="007F1585"/>
    <w:rsid w:val="00815FEF"/>
    <w:rsid w:val="00823409"/>
    <w:rsid w:val="00833A98"/>
    <w:rsid w:val="00835FA1"/>
    <w:rsid w:val="0083628E"/>
    <w:rsid w:val="00836352"/>
    <w:rsid w:val="00840060"/>
    <w:rsid w:val="008406FA"/>
    <w:rsid w:val="008419DC"/>
    <w:rsid w:val="008440D4"/>
    <w:rsid w:val="00844E1E"/>
    <w:rsid w:val="00862538"/>
    <w:rsid w:val="00864A40"/>
    <w:rsid w:val="00864D4C"/>
    <w:rsid w:val="008663AB"/>
    <w:rsid w:val="008712D9"/>
    <w:rsid w:val="00883F65"/>
    <w:rsid w:val="00884505"/>
    <w:rsid w:val="008A7A14"/>
    <w:rsid w:val="008B6F26"/>
    <w:rsid w:val="008C2054"/>
    <w:rsid w:val="008C6CFC"/>
    <w:rsid w:val="008C6D9F"/>
    <w:rsid w:val="008D24EA"/>
    <w:rsid w:val="008E25CB"/>
    <w:rsid w:val="008E4971"/>
    <w:rsid w:val="008E7F6B"/>
    <w:rsid w:val="008F2DF0"/>
    <w:rsid w:val="00901CB6"/>
    <w:rsid w:val="009044FC"/>
    <w:rsid w:val="0091260F"/>
    <w:rsid w:val="00924FB4"/>
    <w:rsid w:val="0092614D"/>
    <w:rsid w:val="0093283D"/>
    <w:rsid w:val="0095639F"/>
    <w:rsid w:val="00961DA2"/>
    <w:rsid w:val="009633B5"/>
    <w:rsid w:val="00972E3B"/>
    <w:rsid w:val="00973BEE"/>
    <w:rsid w:val="009754A8"/>
    <w:rsid w:val="00975D41"/>
    <w:rsid w:val="009774A8"/>
    <w:rsid w:val="00982D30"/>
    <w:rsid w:val="0099052F"/>
    <w:rsid w:val="00990B00"/>
    <w:rsid w:val="00993195"/>
    <w:rsid w:val="0099376C"/>
    <w:rsid w:val="00995EB9"/>
    <w:rsid w:val="0099701D"/>
    <w:rsid w:val="009A53CB"/>
    <w:rsid w:val="009B5E1D"/>
    <w:rsid w:val="009B702B"/>
    <w:rsid w:val="009C2ACB"/>
    <w:rsid w:val="009C404C"/>
    <w:rsid w:val="009D32B4"/>
    <w:rsid w:val="009D5335"/>
    <w:rsid w:val="009D6BC6"/>
    <w:rsid w:val="009D772E"/>
    <w:rsid w:val="009E3B5C"/>
    <w:rsid w:val="009E536D"/>
    <w:rsid w:val="009F45C9"/>
    <w:rsid w:val="009F4A02"/>
    <w:rsid w:val="00A06443"/>
    <w:rsid w:val="00A06FFE"/>
    <w:rsid w:val="00A07C33"/>
    <w:rsid w:val="00A07F7B"/>
    <w:rsid w:val="00A17055"/>
    <w:rsid w:val="00A2275C"/>
    <w:rsid w:val="00A27E06"/>
    <w:rsid w:val="00A303C4"/>
    <w:rsid w:val="00A367D0"/>
    <w:rsid w:val="00A37696"/>
    <w:rsid w:val="00A40624"/>
    <w:rsid w:val="00A41AA2"/>
    <w:rsid w:val="00A46775"/>
    <w:rsid w:val="00A51228"/>
    <w:rsid w:val="00A5753F"/>
    <w:rsid w:val="00A63E27"/>
    <w:rsid w:val="00A6529B"/>
    <w:rsid w:val="00A71864"/>
    <w:rsid w:val="00A81DFE"/>
    <w:rsid w:val="00A906F7"/>
    <w:rsid w:val="00A94113"/>
    <w:rsid w:val="00AB22DD"/>
    <w:rsid w:val="00AC21D7"/>
    <w:rsid w:val="00AC769C"/>
    <w:rsid w:val="00AC7BFB"/>
    <w:rsid w:val="00AE1848"/>
    <w:rsid w:val="00AE384F"/>
    <w:rsid w:val="00AF0CE6"/>
    <w:rsid w:val="00AF1EE1"/>
    <w:rsid w:val="00AF4421"/>
    <w:rsid w:val="00B002D0"/>
    <w:rsid w:val="00B00CD6"/>
    <w:rsid w:val="00B03A3D"/>
    <w:rsid w:val="00B07FC5"/>
    <w:rsid w:val="00B13554"/>
    <w:rsid w:val="00B136E5"/>
    <w:rsid w:val="00B22037"/>
    <w:rsid w:val="00B26687"/>
    <w:rsid w:val="00B26A2C"/>
    <w:rsid w:val="00B35F54"/>
    <w:rsid w:val="00B40F2F"/>
    <w:rsid w:val="00B422F1"/>
    <w:rsid w:val="00B4419B"/>
    <w:rsid w:val="00B47E32"/>
    <w:rsid w:val="00B51519"/>
    <w:rsid w:val="00B56F10"/>
    <w:rsid w:val="00B651B8"/>
    <w:rsid w:val="00B76DE8"/>
    <w:rsid w:val="00B76F61"/>
    <w:rsid w:val="00B807E4"/>
    <w:rsid w:val="00B83FDA"/>
    <w:rsid w:val="00B844FA"/>
    <w:rsid w:val="00B86946"/>
    <w:rsid w:val="00B93E27"/>
    <w:rsid w:val="00BA075D"/>
    <w:rsid w:val="00BA2BFE"/>
    <w:rsid w:val="00BA5605"/>
    <w:rsid w:val="00BB37A1"/>
    <w:rsid w:val="00BC341D"/>
    <w:rsid w:val="00BC575F"/>
    <w:rsid w:val="00BC6687"/>
    <w:rsid w:val="00BC72AC"/>
    <w:rsid w:val="00BD7E36"/>
    <w:rsid w:val="00BE04CF"/>
    <w:rsid w:val="00BE7983"/>
    <w:rsid w:val="00BF3F46"/>
    <w:rsid w:val="00BF42C5"/>
    <w:rsid w:val="00BF6A66"/>
    <w:rsid w:val="00BF720B"/>
    <w:rsid w:val="00C01D2C"/>
    <w:rsid w:val="00C0675E"/>
    <w:rsid w:val="00C10AA1"/>
    <w:rsid w:val="00C16886"/>
    <w:rsid w:val="00C174DC"/>
    <w:rsid w:val="00C21D42"/>
    <w:rsid w:val="00C31C34"/>
    <w:rsid w:val="00C3480F"/>
    <w:rsid w:val="00C37F7A"/>
    <w:rsid w:val="00C468AA"/>
    <w:rsid w:val="00C5078A"/>
    <w:rsid w:val="00C53225"/>
    <w:rsid w:val="00C55203"/>
    <w:rsid w:val="00C607DA"/>
    <w:rsid w:val="00C63A7A"/>
    <w:rsid w:val="00C64662"/>
    <w:rsid w:val="00C64A62"/>
    <w:rsid w:val="00C72142"/>
    <w:rsid w:val="00C76404"/>
    <w:rsid w:val="00C8333D"/>
    <w:rsid w:val="00C8388B"/>
    <w:rsid w:val="00C8393C"/>
    <w:rsid w:val="00C873FC"/>
    <w:rsid w:val="00C87709"/>
    <w:rsid w:val="00C92624"/>
    <w:rsid w:val="00C94E29"/>
    <w:rsid w:val="00C96C25"/>
    <w:rsid w:val="00CA45CA"/>
    <w:rsid w:val="00CA7CD8"/>
    <w:rsid w:val="00CB678A"/>
    <w:rsid w:val="00CC10F4"/>
    <w:rsid w:val="00CC6DAB"/>
    <w:rsid w:val="00CD05C5"/>
    <w:rsid w:val="00CE140E"/>
    <w:rsid w:val="00CF346A"/>
    <w:rsid w:val="00CF40B7"/>
    <w:rsid w:val="00CF4208"/>
    <w:rsid w:val="00CF6587"/>
    <w:rsid w:val="00D1169B"/>
    <w:rsid w:val="00D1708A"/>
    <w:rsid w:val="00D23FCC"/>
    <w:rsid w:val="00D3242D"/>
    <w:rsid w:val="00D4291E"/>
    <w:rsid w:val="00D57C5D"/>
    <w:rsid w:val="00D671F3"/>
    <w:rsid w:val="00D75621"/>
    <w:rsid w:val="00D75E04"/>
    <w:rsid w:val="00D9221E"/>
    <w:rsid w:val="00DA3054"/>
    <w:rsid w:val="00DA5A0C"/>
    <w:rsid w:val="00DB27C6"/>
    <w:rsid w:val="00DF12B3"/>
    <w:rsid w:val="00DF2DEF"/>
    <w:rsid w:val="00DF4570"/>
    <w:rsid w:val="00E01F1C"/>
    <w:rsid w:val="00E07821"/>
    <w:rsid w:val="00E13A34"/>
    <w:rsid w:val="00E14AA4"/>
    <w:rsid w:val="00E16F22"/>
    <w:rsid w:val="00E16F8E"/>
    <w:rsid w:val="00E24B79"/>
    <w:rsid w:val="00E26B41"/>
    <w:rsid w:val="00E30D08"/>
    <w:rsid w:val="00E46B40"/>
    <w:rsid w:val="00E522B4"/>
    <w:rsid w:val="00E60B34"/>
    <w:rsid w:val="00E63D0F"/>
    <w:rsid w:val="00E641E4"/>
    <w:rsid w:val="00E7534E"/>
    <w:rsid w:val="00E76410"/>
    <w:rsid w:val="00E8097A"/>
    <w:rsid w:val="00E8401A"/>
    <w:rsid w:val="00E854C3"/>
    <w:rsid w:val="00E86BD9"/>
    <w:rsid w:val="00E86C17"/>
    <w:rsid w:val="00E91CCC"/>
    <w:rsid w:val="00EA265E"/>
    <w:rsid w:val="00EA3B3C"/>
    <w:rsid w:val="00EA75AC"/>
    <w:rsid w:val="00EB03CA"/>
    <w:rsid w:val="00EB3FEF"/>
    <w:rsid w:val="00EB6ED6"/>
    <w:rsid w:val="00EB74D8"/>
    <w:rsid w:val="00EC2370"/>
    <w:rsid w:val="00ED5DD5"/>
    <w:rsid w:val="00EE05DB"/>
    <w:rsid w:val="00EE4AFB"/>
    <w:rsid w:val="00EF60B4"/>
    <w:rsid w:val="00EF75FD"/>
    <w:rsid w:val="00F07D80"/>
    <w:rsid w:val="00F11E4B"/>
    <w:rsid w:val="00F1452B"/>
    <w:rsid w:val="00F20B40"/>
    <w:rsid w:val="00F24EB9"/>
    <w:rsid w:val="00F32BAD"/>
    <w:rsid w:val="00F364B7"/>
    <w:rsid w:val="00F47E22"/>
    <w:rsid w:val="00F66F41"/>
    <w:rsid w:val="00F705C1"/>
    <w:rsid w:val="00F71CDE"/>
    <w:rsid w:val="00F749ED"/>
    <w:rsid w:val="00F82622"/>
    <w:rsid w:val="00F83CC5"/>
    <w:rsid w:val="00FA323C"/>
    <w:rsid w:val="00FA3913"/>
    <w:rsid w:val="00FA5A8D"/>
    <w:rsid w:val="00FA6176"/>
    <w:rsid w:val="00FB00FB"/>
    <w:rsid w:val="00FB5F4E"/>
    <w:rsid w:val="00FB69E7"/>
    <w:rsid w:val="00FC0059"/>
    <w:rsid w:val="00FC24F3"/>
    <w:rsid w:val="00FC34CD"/>
    <w:rsid w:val="00FC367F"/>
    <w:rsid w:val="00FD122D"/>
    <w:rsid w:val="00FD7358"/>
    <w:rsid w:val="00FE00F2"/>
    <w:rsid w:val="00FE01CA"/>
    <w:rsid w:val="00FE18B5"/>
    <w:rsid w:val="00FE4BE2"/>
    <w:rsid w:val="00FE7153"/>
    <w:rsid w:val="00FF1387"/>
    <w:rsid w:val="00FF2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github.com/b-jorges/AirDrag" TargetMode="External"/><Relationship Id="rId4" Type="http://schemas.openxmlformats.org/officeDocument/2006/relationships/settings" Target="settings.xml"/><Relationship Id="rId9" Type="http://schemas.openxmlformats.org/officeDocument/2006/relationships/hyperlink" Target="https://osf.io/8gxp7/"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568D4-B515-40DF-BF18-9A0121F19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22</Pages>
  <Words>27417</Words>
  <Characters>156281</Characters>
  <Application>Microsoft Office Word</Application>
  <DocSecurity>0</DocSecurity>
  <Lines>1302</Lines>
  <Paragraphs>366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73</cp:revision>
  <dcterms:created xsi:type="dcterms:W3CDTF">2020-03-29T01:41:00Z</dcterms:created>
  <dcterms:modified xsi:type="dcterms:W3CDTF">2020-04-02T23:21:00Z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