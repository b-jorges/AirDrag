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56ADF" w14:textId="1BEC2CBF" w:rsidR="008419DC" w:rsidRDefault="003F4A3B" w:rsidP="003F4A3B">
      <w:pPr>
        <w:pStyle w:val="Heading1"/>
        <w:jc w:val="center"/>
      </w:pPr>
      <w:r w:rsidRPr="003F4A3B">
        <w:t xml:space="preserve">Do Humans Maintain a Representation of the Air Drag in their </w:t>
      </w:r>
      <w:r w:rsidR="00EB03CA">
        <w:t>E</w:t>
      </w:r>
      <w:r w:rsidRPr="003F4A3B">
        <w:t>nvironment?</w:t>
      </w:r>
    </w:p>
    <w:p w14:paraId="5EB6BB5C" w14:textId="719542B5" w:rsidR="003F4A3B" w:rsidRPr="004439FB" w:rsidRDefault="006565D9" w:rsidP="006565D9">
      <w:pPr>
        <w:jc w:val="center"/>
      </w:pPr>
      <w:r w:rsidRPr="004439FB">
        <w:t>Borja Aguado</w:t>
      </w:r>
      <w:r w:rsidR="00070687" w:rsidRPr="004439FB">
        <w:t>¹</w:t>
      </w:r>
      <w:r w:rsidR="004439FB" w:rsidRPr="004439FB">
        <w:rPr>
          <w:rFonts w:cstheme="minorHAnsi"/>
        </w:rPr>
        <w:t>˚</w:t>
      </w:r>
      <w:r w:rsidRPr="004439FB">
        <w:t>, Björn Jörges²</w:t>
      </w:r>
      <w:r w:rsidR="004439FB" w:rsidRPr="004439FB">
        <w:rPr>
          <w:rFonts w:cstheme="minorHAnsi"/>
        </w:rPr>
        <w:t>˚</w:t>
      </w:r>
      <w:r w:rsidRPr="004439FB">
        <w:t>, Joan López-Moliner</w:t>
      </w:r>
      <w:r w:rsidR="00070687" w:rsidRPr="004439FB">
        <w:t>¹</w:t>
      </w:r>
      <w:r w:rsidRPr="004439FB">
        <w:t>*</w:t>
      </w:r>
    </w:p>
    <w:p w14:paraId="0B232E41" w14:textId="4A6AEB61" w:rsidR="006565D9" w:rsidRDefault="006565D9" w:rsidP="006565D9">
      <w:r w:rsidRPr="006565D9">
        <w:t>¹ Vision and Control of Action (VISCA) group, Department of Cognition, Development and Psychology of Education, Institut de Neurociències, Universitat de Barcelona, Ps. Vall d'Hebron 171, 08035 Barcelona,</w:t>
      </w:r>
      <w:r>
        <w:t xml:space="preserve"> </w:t>
      </w:r>
      <w:r w:rsidRPr="006565D9">
        <w:t>Catalonia, Spain.</w:t>
      </w:r>
    </w:p>
    <w:p w14:paraId="02D4C2AE" w14:textId="454901B4" w:rsidR="006565D9" w:rsidRDefault="006565D9" w:rsidP="006565D9">
      <w:r>
        <w:t>²</w:t>
      </w:r>
      <w:r w:rsidRPr="006565D9">
        <w:t xml:space="preserve"> Center for Vision Research, York University, 4700 Keele Street, Toronto, ON M3J 1P3, Canada</w:t>
      </w:r>
    </w:p>
    <w:p w14:paraId="0A104BED" w14:textId="46FEB858" w:rsidR="004439FB" w:rsidRDefault="004439FB" w:rsidP="003F4A3B">
      <w:r w:rsidRPr="004439FB">
        <w:rPr>
          <w:rFonts w:cstheme="minorHAnsi"/>
        </w:rPr>
        <w:t>˚</w:t>
      </w:r>
      <w:r>
        <w:rPr>
          <w:rFonts w:cstheme="minorHAnsi"/>
        </w:rPr>
        <w:t xml:space="preserve"> These authors contributed equally to this work.</w:t>
      </w:r>
    </w:p>
    <w:p w14:paraId="4D40D49E" w14:textId="0FDD302D" w:rsidR="006565D9" w:rsidRPr="004439FB" w:rsidRDefault="006565D9" w:rsidP="003F4A3B">
      <w:r>
        <w:t>*Corresponding Author</w:t>
      </w:r>
      <w:r w:rsidR="004439FB">
        <w:t xml:space="preserve"> (</w:t>
      </w:r>
      <w:r w:rsidR="004439FB" w:rsidRPr="004439FB">
        <w:t>j.lopezmoliner@u</w:t>
      </w:r>
      <w:r w:rsidR="004439FB">
        <w:t>b.edu)</w:t>
      </w:r>
    </w:p>
    <w:p w14:paraId="26372209" w14:textId="23AF78DC" w:rsidR="006565D9" w:rsidRDefault="006565D9" w:rsidP="003F4A3B"/>
    <w:p w14:paraId="1DBC5E60" w14:textId="08B4AF13" w:rsidR="00C72142" w:rsidRDefault="00C72142" w:rsidP="00C72142">
      <w:pPr>
        <w:pStyle w:val="Heading2"/>
      </w:pPr>
      <w:r>
        <w:t>Abstract</w:t>
      </w:r>
    </w:p>
    <w:p w14:paraId="53145B0F" w14:textId="479BF29E" w:rsidR="00721DF3" w:rsidRDefault="00C72142" w:rsidP="00C72142">
      <w:pPr>
        <w:jc w:val="both"/>
      </w:pPr>
      <w:r>
        <w:t xml:space="preserve">Humans represent and use an array of physical properties of their environment, from gravity, over the mass and size of known objects to regularities of lighting conditions. To time interceptive responses for flying targets accurately, it would be beneficial for humans to also maintain a representation of air drag. In this study, we test two hypotheses: do humans use air drag to extrapolate motion? And </w:t>
      </w:r>
      <w:r w:rsidR="003A1ECD">
        <w:t>do humans represent the air drag-related characteristics of known objects separately? To test these hypotheses, we presented participants with parabolic trajectories in the fronto-parallel plane. The ball disappeared and subjects were asked to indicate by button press when the ball returned to its original height which was marked by an elongated table. Furthermore, they were asked to indicate where the ball hit the table. We manipulated presence or absence of air drag during the visible part of the trajectory, ball size (tennis ball size or basketball size), their texture (tennis ball or basketball texture</w:t>
      </w:r>
      <w:r w:rsidR="003B378A">
        <w:t xml:space="preserve">) </w:t>
      </w:r>
      <w:r w:rsidR="00607E14">
        <w:t>and</w:t>
      </w:r>
      <w:r w:rsidR="003A1ECD">
        <w:t xml:space="preserve"> initial horizontal </w:t>
      </w:r>
      <w:r w:rsidR="00607E14">
        <w:t xml:space="preserve">and vertical </w:t>
      </w:r>
      <w:r w:rsidR="003A1ECD">
        <w:t xml:space="preserve">velocities. Regarding our first hypothesis, we found some evidence that humans rely on a representation of air drag. Furthermore, we found </w:t>
      </w:r>
      <w:ins w:id="0" w:author="Björn Jörges" w:date="2020-05-16T18:42:00Z">
        <w:r w:rsidR="004E1212">
          <w:t xml:space="preserve">no evidence that expectations about air drag-related motion is influenced by size </w:t>
        </w:r>
      </w:ins>
      <w:ins w:id="1" w:author="Björn Jörges" w:date="2020-05-17T23:36:00Z">
        <w:r w:rsidR="007C18C7">
          <w:t>or</w:t>
        </w:r>
      </w:ins>
      <w:ins w:id="2" w:author="Björn Jörges" w:date="2020-05-16T18:42:00Z">
        <w:r w:rsidR="004E1212">
          <w:t xml:space="preserve"> texture, possi</w:t>
        </w:r>
      </w:ins>
      <w:ins w:id="3" w:author="Björn Jörges" w:date="2020-05-16T18:43:00Z">
        <w:r w:rsidR="004E1212">
          <w:t>bly</w:t>
        </w:r>
      </w:ins>
      <w:ins w:id="4" w:author="Björn Jörges" w:date="2020-05-17T23:36:00Z">
        <w:r w:rsidR="000001CC">
          <w:t xml:space="preserve"> both because the expected effect sizes were very small and</w:t>
        </w:r>
      </w:ins>
      <w:ins w:id="5" w:author="Björn Jörges" w:date="2020-05-16T18:43:00Z">
        <w:r w:rsidR="004E1212">
          <w:t xml:space="preserve"> confounding factors</w:t>
        </w:r>
      </w:ins>
      <w:ins w:id="6" w:author="Björn Jörges" w:date="2020-05-17T23:37:00Z">
        <w:r w:rsidR="000001CC">
          <w:t xml:space="preserve"> were present</w:t>
        </w:r>
      </w:ins>
      <w:ins w:id="7" w:author="Björn Jörges" w:date="2020-05-16T18:43:00Z">
        <w:r w:rsidR="004E1212">
          <w:t xml:space="preserve">. Overall, this experiment lends some support to the idea that humans use internalized knowledge about air drag to extrapolate motion. </w:t>
        </w:r>
      </w:ins>
    </w:p>
    <w:p w14:paraId="53607CF8" w14:textId="77777777" w:rsidR="00721DF3" w:rsidRPr="006565D9" w:rsidRDefault="00721DF3" w:rsidP="003F4A3B"/>
    <w:p w14:paraId="58A291C5" w14:textId="12168BAB" w:rsidR="00DA5A0C" w:rsidRDefault="00DA5A0C" w:rsidP="00DA5A0C">
      <w:pPr>
        <w:pStyle w:val="Heading2"/>
      </w:pPr>
      <w:r>
        <w:t>Introduction</w:t>
      </w:r>
    </w:p>
    <w:p w14:paraId="2AE232F3" w14:textId="7F3632A7" w:rsidR="006613B4" w:rsidRDefault="003F4A3B" w:rsidP="003F4A3B">
      <w:pPr>
        <w:jc w:val="both"/>
      </w:pPr>
      <w:r>
        <w:t>The importance of ecologically valid stimuli for the study of interceptive actions is self-eviden</w:t>
      </w:r>
      <w:r w:rsidR="000E1AC4">
        <w:t>t</w:t>
      </w:r>
      <w:r>
        <w:t>. Nonetheless, many studies neglect air drag when simulating stimuli in virtual reality.</w:t>
      </w:r>
      <w:r w:rsidR="000E1AC4">
        <w:t xml:space="preserve"> </w:t>
      </w:r>
      <w:r>
        <w:t xml:space="preserve">While this can facilitate some aspects of setup and analysis, it </w:t>
      </w:r>
      <w:r w:rsidR="00EA7B3C">
        <w:t xml:space="preserve">could </w:t>
      </w:r>
      <w:r>
        <w:t>lead to systematic errors in results</w:t>
      </w:r>
      <w:r w:rsidR="00EA7B3C">
        <w:t xml:space="preserve"> if people assume air friction</w:t>
      </w:r>
      <w:r>
        <w:t>.</w:t>
      </w:r>
      <w:r w:rsidR="000E1AC4">
        <w:t xml:space="preserve"> </w:t>
      </w:r>
      <w:r>
        <w:t xml:space="preserve">There is evidence that humans </w:t>
      </w:r>
      <w:r w:rsidR="00EA7B3C">
        <w:t xml:space="preserve">consider </w:t>
      </w:r>
      <w:r>
        <w:t>and use different physical properties of their environment, such as the size of known objects</w:t>
      </w:r>
      <w:r w:rsidR="000E1AC4">
        <w:t xml:space="preserve"> </w:t>
      </w:r>
      <w:r w:rsidR="000E1AC4">
        <w:fldChar w:fldCharType="begin" w:fldLock="1"/>
      </w:r>
      <w:r w:rsidR="003F248C">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matters.","type":"article-journal","volume":"7"},"uris":["http://www.mendeley.com/documents/?uuid=733a9d6c-6655-4933-a38d-50897b7e1f95"]},{"id":"ITEM-2","itemData":{"DOI":"10.1007/s00221-010-2258-7","ISBN":"1432-1106 (Electronic)\\n0014-4819 (Linking)","ISSN":"00144819","PMID":"20440609","abstract":"Many interceptive actions involve interactions with objects that are familiar to the observer and have known sizes. Two experiments investigated how known size influences observers' perception of time-to-contact (T(c)). Participants made T(c) judgements of objects that were either ambiguously sized, standard-size in identity/familiarity, or off-size in identity/familiarity, and simulated as approaching on linear trajectories (Experiment 1), or linear versus parabolic trajectories (Experiment 2). In Experiment 1, T(c) judgements were influenced by the size of the object in the three object identity/familiarity conditions; the greatest size effect occurred in the off-size condition compared to the ambiguous size and standard-size conditions. The results of Experiment 2 replicated these results and found that size effects were not reduced with displays simulating parabolic trajectories, that is, displays simulating ecologically valid free-falling objects. Taken together, the finding that T(c) judgements are influenced by object identity/familiarity does not provide support for the tau hypothesis, nor the hypothesis that T(c) judgements are based solely on optic expansion rates. However, the results do provide support for the proposition that T(c) judgements are based on a combination of rate of retinal image expansion and object identity/familiarity information, the latter information requiring observers to have prior experience with, or knowledge about, the objects.","author":[{"dropping-particle":"","family":"Hosking","given":"Simon G.","non-dropping-particle":"","parse-names":false,"suffix":""},{"dropping-particle":"","family":"Crassini","given":"Boris","non-dropping-particle":"","parse-names":false,"suffix":""}],"container-title":"Experimental Brain Research","id":"ITEM-2","issue":"3","issued":{"date-parts":[["2010"]]},"page":"541-552","title":"The effects of familiar size and object trajectories on time-to-contact judgements","type":"article-journal","volume":"203"},"uris":["http://www.mendeley.com/documents/?uuid=1761a026-b81d-4b00-8cd7-53e435fa1d7e"]}],"mendeley":{"formattedCitation":"(Hosking &amp; Crassini, 2010; López-Moliner, Field, &amp; Wann, 2007)","plainTextFormattedCitation":"(Hosking &amp; Crassini, 2010; López-Moliner, Field, &amp; Wann, 2007)","previouslyFormattedCitation":"(Hosking &amp; Crassini, 2010; López-Moliner, Field, &amp; Wann, 2007)"},"properties":{"noteIndex":0},"schema":"https://github.com/citation-style-language/schema/raw/master/csl-citation.json"}</w:instrText>
      </w:r>
      <w:r w:rsidR="000E1AC4">
        <w:fldChar w:fldCharType="separate"/>
      </w:r>
      <w:r w:rsidR="00336BA5" w:rsidRPr="00336BA5">
        <w:rPr>
          <w:noProof/>
        </w:rPr>
        <w:t>(Hosking &amp; Crassini, 2010; López-Moliner, Field, &amp; Wann, 2007)</w:t>
      </w:r>
      <w:r w:rsidR="000E1AC4">
        <w:fldChar w:fldCharType="end"/>
      </w:r>
      <w:r w:rsidR="009E3B5C">
        <w:t xml:space="preserve">, their mass </w:t>
      </w:r>
      <w:r w:rsidR="009E3B5C">
        <w:fldChar w:fldCharType="begin" w:fldLock="1"/>
      </w:r>
      <w:r w:rsidR="009E3B5C">
        <w:instrText>ADDIN CSL_CITATION {"citationItems":[{"id":"ITEM-1","itemData":{"author":[{"dropping-particle":"","family":"Neupärtl","given":"Nils","non-dropping-particle":"","parse-names":false,"suffix":""},{"dropping-particle":"","family":"Tatai","given":"Fabian","non-dropping-particle":"","parse-names":false,"suffix":""},{"dropping-particle":"","family":"Rothkopf","given":"Constantin A.","non-dropping-particle":"","parse-names":false,"suffix":""}],"container-title":"bioRxiv","id":"ITEM-1","issued":{"date-parts":[["2020"]]},"page":"1-32","title":"Intuitive physical reasoning about objects ’ masses transfers to a visuomotor decision task consistent with Newtonian physics Author summary","type":"article-journal"},"uris":["http://www.mendeley.com/documents/?uuid=05361040-2ca9-42c6-8363-24f112d99d1f"]}],"mendeley":{"formattedCitation":"(Neupärtl, Tatai, &amp; Rothkopf, 2020)","plainTextFormattedCitation":"(Neupärtl, Tatai, &amp; Rothkopf, 2020)","previouslyFormattedCitation":"(Neupärtl, Tatai, &amp; Rothkopf, 2020)"},"properties":{"noteIndex":0},"schema":"https://github.com/citation-style-language/schema/raw/master/csl-citation.json"}</w:instrText>
      </w:r>
      <w:r w:rsidR="009E3B5C">
        <w:fldChar w:fldCharType="separate"/>
      </w:r>
      <w:r w:rsidR="009E3B5C" w:rsidRPr="009E3B5C">
        <w:rPr>
          <w:noProof/>
        </w:rPr>
        <w:t>(Neupärtl, Tatai, &amp; Rothkopf, 2020)</w:t>
      </w:r>
      <w:r w:rsidR="009E3B5C">
        <w:fldChar w:fldCharType="end"/>
      </w:r>
      <w:r w:rsidR="00797B60">
        <w:t>,</w:t>
      </w:r>
      <w:r w:rsidR="009E3B5C">
        <w:t xml:space="preserve"> </w:t>
      </w:r>
      <w:r w:rsidR="00486DE5">
        <w:t xml:space="preserve">density </w:t>
      </w:r>
      <w:r w:rsidR="00486DE5">
        <w:fldChar w:fldCharType="begin" w:fldLock="1"/>
      </w:r>
      <w:r w:rsidR="009044FC">
        <w:instrText>ADDIN CSL_CITATION {"citationItems":[{"id":"ITEM-1","itemData":{"DOI":"10.7717/peerj.2124","ISSN":"2167-8359","PMID":"27350899","abstract":"&lt;p&gt; When we lift two differently-sized but equally-weighted objects, we expect the larger to be heavier, but the smaller &lt;italic&gt;feels&lt;/italic&gt; heavier. However, traditional Bayesian approaches with “larger is heavier” priors predict the smaller object should feel &lt;italic&gt;lighter&lt;/italic&gt; ; this Size-Weight Illusion (SWI) has thus been labeled “anti-Bayesian” and has stymied psychologists for generations. We propose that previous Bayesian approaches neglect the brain’s inference process about density. In our Bayesian model, objects’ perceived heaviness relationship is based on both their size and inferred density relationship: observers evaluate competing, categorical hypotheses about objects’ relative densities, the inference about which is then used to produce the final estimate of weight. The model can qualitatively and quantitatively reproduce the SWI and explain other researchers’ findings, and also makes a novel prediction, which we confirmed. This same computational mechanism accounts for other multisensory phenomena and illusions; that the SWI follows the same process suggests that competitive-prior Bayesian inference can explain human perception across many domains. &lt;/p&gt;","author":[{"dropping-particle":"","family":"Peters","given":"Megan Amelia Knapp","non-dropping-particle":"","parse-names":false,"suffix":""},{"dropping-particle":"","family":"Ma","given":"Wei Ji","non-dropping-particle":"","parse-names":false,"suffix":""},{"dropping-particle":"","family":"Shams","given":"Ladan","non-dropping-particle":"","parse-names":false,"suffix":""}],"container-title":"PeerJ","id":"ITEM-1","issued":{"date-parts":[["2016"]]},"page":"e2124","title":"The Size-Weight Illusion is not anti-Bayesian after all: a unifying Bayesian account","type":"article-journal","volume":"4"},"uris":["http://www.mendeley.com/documents/?uuid=513c2074-60ee-45cc-9cea-ef9f8ed18174"]}],"mendeley":{"formattedCitation":"(Peters, Ma, &amp; Shams, 2016)","plainTextFormattedCitation":"(Peters, Ma, &amp; Shams, 2016)","previouslyFormattedCitation":"(Peters, Ma, &amp; Shams, 2016)"},"properties":{"noteIndex":0},"schema":"https://github.com/citation-style-language/schema/raw/master/csl-citation.json"}</w:instrText>
      </w:r>
      <w:r w:rsidR="00486DE5">
        <w:fldChar w:fldCharType="separate"/>
      </w:r>
      <w:r w:rsidR="00486DE5" w:rsidRPr="00486DE5">
        <w:rPr>
          <w:noProof/>
        </w:rPr>
        <w:t>(Peters, Ma, &amp; Shams, 2016)</w:t>
      </w:r>
      <w:r w:rsidR="00486DE5">
        <w:fldChar w:fldCharType="end"/>
      </w:r>
      <w:r w:rsidR="00486DE5">
        <w:t xml:space="preserve">, </w:t>
      </w:r>
      <w:r>
        <w:t>gravity</w:t>
      </w:r>
      <w:r w:rsidR="000E1AC4">
        <w:t xml:space="preserve"> </w:t>
      </w:r>
      <w:r w:rsidR="000E1AC4">
        <w:fldChar w:fldCharType="begin" w:fldLock="1"/>
      </w:r>
      <w:r w:rsidR="00C607DA">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cortex.","type":"article-journal","volume":"308"},"uris":["http://www.mendeley.com/documents/?uuid=137ce183-0a5a-4509-bc95-f48dcd5e22b6"]},{"id":"ITEM-2","itemData":{"ISBN":"0972533907","abstract":"The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L.","non-dropping-particle":"","parse-names":false,"suffix":""}],"id":"ITEM-2","issued":{"date-parts":[["2003"]]},"note":"NULL","page":"55 - 61","publisher":"National Aeronautics and Space Administration, Lyndon B. Johnson Space Center","title":"The Brain as a Predictor: On Catching Flying Balls in Zero-G","type":"chapter"},"uris":["http://www.mendeley.com/documents/?uuid=14012fd5-c757-4302-97a1-2043f493a11a"]},{"id":"ITEM-3","itemData":{"DOI":"10.1097/00001756-200112040-00004","ISBN":"1097-6256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neuroscience","id":"ITEM-3","issue":"17","issued":{"date-parts":[["2001"]]},"page":"109-110","title":"Does the Brain Model Newton's Laws","type":"article-journal","volume":"12"},"uris":["http://www.mendeley.com/documents/?uuid=d038ba84-5af4-4fa5-9fdc-0ca802b136fe"]},{"id":"ITEM-4","itemData":{"DOI":"10.3389/fnint.2015.00013","ISSN":"1662-5145","PMID":"25755637","abstract":"A remarkable challenge our brain must face constantly when interacting with the environment is represented by ambiguous and, at times, even missing sensory information. This is particularly compelling for visual information, being the main sensory system we rely upon to gather cues about the external world. It is not uncommon, for example, that objects catching our attention may disappear temporarily from view, occluded by visual obstacles in the foreground. Nevertheless, we are often able to keep our gaze on them throughout the occlusion or even catch them on the fly in the face of the transient lack of visual motion information. This implies that the brain can fill the gaps of missing sensory information by extrapolating the object motion through the occlusion. In recent years, much experimental evidence has been accumulated that both perceptual and motor processes exploit visual motion extrapolation mechanisms. Moreover, neurophysiological and neuroimaging studies have identified brain regions potentially involved in the predictive representation of the occluded target motion. Within this framework, ocular pursuit and manual interceptive behavior have proven to be useful experimental models for investigating visual extrapolation mechanisms. Studies in these fields have pointed out that visual motion extrapolation processes depend on manifold information related to short-term memory representations of the target motion before the occlusion, as well as to longer term representations derived from previous experience with the environment. We will review recent oculomotor and manual interception literature to provide up-to-date views on the neurophysiological underpinnings of visual motion extrapolation. (PsycINFO Database Record (c) 2015 APA, all rights reserved) (journal abstract)","author":[{"dropping-particle":"","family":"Bosco","given":"Gianfranco","non-dropping-particle":"","parse-names":false,"suffix":""},{"dropping-particle":"","family":"Delle Monache","given":"Sergi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dropping-particle":"","family":"Lacquaniti","given":"Francesco","non-dropping-particle":"","parse-names":false,"suffix":""}],"container-title":"Frontiers in Integrative Neuroscience","id":"ITEM-4","issued":{"date-parts":[["2015"]]},"title":"Filling gaps in visual motion for target capture","type":"article-journal","volume":"9"},"uris":["http://www.mendeley.com/documents/?uuid=04be07e9-116a-31af-99d6-8b6090d439d9"]},{"id":"ITEM-5","itemData":{"DOI":"10.1007/s00221-014-4050-6","ISSN":"14321106","PMID":"25142150","abstract":"Familiarity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Research","id":"ITEM-5","issue":"12","issued":{"date-parts":[["2014"]]},"page":"3803-3811","title":"Familiar trajectories facilitate the interpretation of physical forces when intercepting a moving target","type":"article-journal","volume":"232"},"uris":["http://www.mendeley.com/documents/?uuid=5480669d-7788-46f3-a926-17db5f2ac20c"]},{"id":"ITEM-6","itemData":{"DOI":"10.1371/journal.pone.0093020","ISSN":"19326203","PMID":"24667578","abstract":"We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ONE","id":"ITEM-6","issue":"3","issued":{"date-parts":[["2014"]]},"title":"Implied dynamics biases the visual perception of velocity","type":"article-journal","volume":"9"},"uris":["http://www.mendeley.com/documents/?uuid=b26b06c2-ad36-40bf-8261-d417ea852df0"]},{"id":"ITEM-7","itemData":{"DOI":"10.3389/fnint.2013.00101","ISSN":"1662-5145","PMID":"24421761","abstract":"The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neuroscience","id":"ITEM-7","issue":"December","issued":{"date-parts":[["2013"]]},"page":"101","title":"Visual gravitational motion and the vestibular system in humans.","type":"article-journal","volume":"7"},"uris":["http://www.mendeley.com/documents/?uuid=52722f9f-bf26-471d-b6d9-ef094735cd09"]},{"id":"ITEM-8","itemData":{"DOI":"10.1167/11.10.13.Introduction","ISSN":"1534-7362","PMID":"21933933","abstract":"Dealing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Vision","id":"ITEM-8","issue":"10","issued":{"date-parts":[["2011"]]},"page":"1-10","title":"Coherence of structural visual cues and pictorial gravity paves the way for interceptive actions","type":"article-journal","volume":"11"},"uris":["http://www.mendeley.com/documents/?uuid=f823a239-757b-48ff-811d-7f645693d896"]},{"id":"ITEM-9","itemData":{"DOI":"10.1523/JNEUROSCI.3886-11.2012","ISBN":"1529-2401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Neuroscience","id":"ITEM-9","issue":"6","issued":{"date-parts":[["2012"]]},"page":"1969-1973","title":"When Up Is Down in 0g: How Gravity Sensing Affects the Timing of Interceptive Actions","type":"article-journal","volume":"32"},"uris":["http://www.mendeley.com/documents/?uuid=7ee8ba33-a417-4767-8fc3-ae89438706e3"]},{"id":"ITEM-10","itemData":{"DOI":"10.1152/jn.00527.2005","ISSN":"0022-3077","author":[{"dropping-particle":"","family":"Senot","given":"P.","non-dropping-particle":"","parse-names":false,"suffix":""},{"dropping-particle":"","family":"Zago","given":"Myrka","non-dropping-particle":"","parse-names":false,"suffix":""},{"dropping-particle":"","family":"Lacquaniti","given":"Francesco","non-dropping-particle":"","parse-names":false,"suffix":""},{"dropping-particle":"","family":"McIntyre","given":"Joseph","non-dropping-particle":"","parse-names":false,"suffix":""}],"container-title":"Journal of Neurophysiology","id":"ITEM-10","issue":"6","issued":{"date-parts":[["2005"]]},"page":"4471-4480","title":"Anticipating the Effects of Gravity When Intercepting Moving Objects: Differentiating Up and Down Based on Nonvisual Cues","type":"article-journal","volume":"94"},"uris":["http://www.mendeley.com/documents/?uuid=688f6b31-4cb0-4f58-b31e-13db60031e31"]},{"id":"ITEM-11","itemData":{"DOI":"10.3389/fnbeh.2013.00046","ISSN":"1662-5153","PMID":"23720614","abstract":"Interception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targets.","type":"article-journal","volume":"7"},"uris":["http://www.mendeley.com/documents/?uuid=addc8fb7-78c7-4253-b634-c375fc501b53"]},{"id":"ITEM-12","itemData":{"DOI":"10.3389/fnhum.2017.00203","ISSN":"16625161","abstract":"In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Neuroscience","id":"ITEM-12","issued":{"date-parts":[["2017"]]},"title":"Gravity as a strong prior: Implications for perception and action","type":"article","volume":"11"},"uris":["http://www.mendeley.com/documents/?uuid=c82d2eed-2d36-393d-b894-6f992fd22388"]},{"id":"ITEM-13","itemData":{"DOI":"10.1038/s41598-019-50512-6","ISSN":"20452322","abstract":"©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Reports","id":"ITEM-13","issue":"1","issued":{"date-parts":[["2019"]]},"title":"Earth-Gravity Congruent Motion Facilitates Ocular Control for Pursuit of Parabolic Trajectories","type":"article-journal","volume":"9"},"uris":["http://www.mendeley.com/documents/?uuid=3bc1d469-53ef-3dc9-9851-2ba1ef402847"]},{"id":"ITEM-14","itemData":{"DOI":"10.31234/osf.io/exp93","author":[{"dropping-particle":"","family":"Jörges","given":"Björn","non-dropping-particle":"","parse-names":false,"suffix":""},{"dropping-particle":"","family":"López-Moliner","given":"Joan","non-dropping-particle":"","parse-names":false,"suffix":""}],"container-title":"PsyArXive","id":"ITEM-14","issued":{"date-parts":[["2020"]]},"page":"1-19","title":"Characterizing the Strong Earth Gravity Prior","type":"article-journal"},"uris":["http://www.mendeley.com/documents/?uuid=4314c18d-96a2-41f0-b02b-39e9de139825"]}],"mendeley":{"formattedCitation":"(Bosco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2011)","manualFormatting":"(Bosco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2011)","plainTextFormattedCitation":"(Bosco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2011)","previouslyFormattedCitation":"(Bosco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2011)"},"properties":{"noteIndex":0},"schema":"https://github.com/citation-style-language/schema/raw/master/csl-citation.json"}</w:instrText>
      </w:r>
      <w:r w:rsidR="000E1AC4">
        <w:fldChar w:fldCharType="separate"/>
      </w:r>
      <w:r w:rsidR="009E3B5C" w:rsidRPr="009E3B5C">
        <w:rPr>
          <w:noProof/>
        </w:rPr>
        <w:t xml:space="preserve">(Bosco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w:t>
      </w:r>
      <w:r w:rsidR="009E3B5C" w:rsidRPr="009E3B5C">
        <w:rPr>
          <w:noProof/>
        </w:rPr>
        <w:lastRenderedPageBreak/>
        <w:t>Scaleia, Miller, &amp; Lacquaniti, 2011)</w:t>
      </w:r>
      <w:r w:rsidR="000E1AC4">
        <w:fldChar w:fldCharType="end"/>
      </w:r>
      <w:r w:rsidR="00797B60">
        <w:t xml:space="preserve"> or the direction of light </w:t>
      </w:r>
      <w:r w:rsidR="00797B60">
        <w:fldChar w:fldCharType="begin" w:fldLock="1"/>
      </w:r>
      <w:r w:rsidR="008D24EA">
        <w:instrText>ADDIN CSL_CITATION {"citationItems":[{"id":"ITEM-1","itemData":{"DOI":"10.1038/nn1312","ISBN":"1097-6256 (Print)\\n1097-6256 (Linking)","ISSN":"1097-6256","PMID":"15361877","abstract":"To interpret complex and ambiguous input, the human visual system uses prior knowledge or assumptions about the world. We show that the 'light-from-above' prior, used to extract information about shape from shading is modified in response to active experience with the scene. The resultant adaptation is not specific to the learned scene but generalizes to a different task, demonstrating that priors are constantly adapted by interactive experience with the environment.","author":[{"dropping-particle":"","family":"Adams","given":"Wendy J","non-dropping-particle":"","parse-names":false,"suffix":""},{"dropping-particle":"","family":"Graf","given":"Erich W","non-dropping-particle":"","parse-names":false,"suffix":""},{"dropping-particle":"","family":"Ernst","given":"Marc O","non-dropping-particle":"","parse-names":false,"suffix":""}],"container-title":"Nature neuroscience","id":"ITEM-1","issue":"10","issued":{"date-parts":[["2004"]]},"page":"1057-1058","title":"Experience can change the 'light-from-above' prior.","type":"article-journal","volume":"7"},"uris":["http://www.mendeley.com/documents/?uuid=d09f6cde-9e25-4331-8fe9-f3773fecc4c0"]}],"mendeley":{"formattedCitation":"(Adams, Graf, &amp; Ernst, 2004)","plainTextFormattedCitation":"(Adams, Graf, &amp; Ernst, 2004)","previouslyFormattedCitation":"(Adams, Graf, &amp; Ernst, 2004)"},"properties":{"noteIndex":0},"schema":"https://github.com/citation-style-language/schema/raw/master/csl-citation.json"}</w:instrText>
      </w:r>
      <w:r w:rsidR="00797B60">
        <w:fldChar w:fldCharType="separate"/>
      </w:r>
      <w:r w:rsidR="00797B60" w:rsidRPr="00797B60">
        <w:rPr>
          <w:noProof/>
        </w:rPr>
        <w:t>(Adams, Graf, &amp; Ernst, 2004)</w:t>
      </w:r>
      <w:r w:rsidR="00797B60">
        <w:fldChar w:fldCharType="end"/>
      </w:r>
      <w:r w:rsidR="009E3B5C">
        <w:t xml:space="preserve"> in their interactions with the environment</w:t>
      </w:r>
      <w:r w:rsidR="00E60B34">
        <w:t>. It is thus not unlikel</w:t>
      </w:r>
      <w:r w:rsidR="00E60B34" w:rsidRPr="00C16886">
        <w:t>y</w:t>
      </w:r>
      <w:r w:rsidR="00E60B34">
        <w:t xml:space="preserve"> that </w:t>
      </w:r>
      <w:r w:rsidR="00B03A3D">
        <w:t xml:space="preserve">air drag </w:t>
      </w:r>
      <w:r w:rsidR="00E60B34">
        <w:t xml:space="preserve">is </w:t>
      </w:r>
      <w:r w:rsidR="00B03A3D">
        <w:t xml:space="preserve">among </w:t>
      </w:r>
      <w:r w:rsidR="00E60B34">
        <w:t xml:space="preserve">these </w:t>
      </w:r>
      <w:r w:rsidR="00FE18B5">
        <w:t xml:space="preserve">properties </w:t>
      </w:r>
      <w:r w:rsidR="00B03A3D">
        <w:t>being used</w:t>
      </w:r>
      <w:r w:rsidR="005D07FC">
        <w:t xml:space="preserve"> in complex environments</w:t>
      </w:r>
      <w:r w:rsidR="00B03A3D">
        <w:t xml:space="preserve">. </w:t>
      </w:r>
      <w:r w:rsidR="00FE18B5">
        <w:t xml:space="preserve"> </w:t>
      </w:r>
      <w:r w:rsidR="001319FA">
        <w:t xml:space="preserve"> </w:t>
      </w:r>
    </w:p>
    <w:p w14:paraId="4133ED5E" w14:textId="49D57280" w:rsidR="006613B4" w:rsidRDefault="006613B4" w:rsidP="003F4A3B">
      <w:pPr>
        <w:jc w:val="both"/>
      </w:pPr>
      <w:r>
        <w:t>Air drag is an umbrella term for different effects that act opposite to the motion direction of a moving object.  Different types of air drag are parasitic drag, lift-induced drag</w:t>
      </w:r>
      <w:r w:rsidR="003A5D6B">
        <w:t xml:space="preserve"> and</w:t>
      </w:r>
      <w:r>
        <w:t xml:space="preserve"> wave drag. Parasitic drag </w:t>
      </w:r>
      <w:r w:rsidR="00EB3FEF">
        <w:t xml:space="preserve">is the force that acts upon bodies that moves through liquids (including the air). Lift-induced drag occurs when a body redirects airflow, as for example wings do. Wave drag is present when objects move around the speed of sound, as well as at the borders between different liquids. For everyday interception tasks, parasitic drag is most relevant. </w:t>
      </w:r>
      <w:r w:rsidR="00FE01CA">
        <w:t>It is computed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B3FEF" w:rsidRPr="00277A48" w14:paraId="6122E1F8" w14:textId="77777777" w:rsidTr="00C607DA">
        <w:trPr>
          <w:trHeight w:val="675"/>
        </w:trPr>
        <w:tc>
          <w:tcPr>
            <w:tcW w:w="8314" w:type="dxa"/>
            <w:shd w:val="clear" w:color="auto" w:fill="FFFFFF" w:themeFill="background1"/>
            <w:vAlign w:val="center"/>
          </w:tcPr>
          <w:p w14:paraId="1EE7B94A" w14:textId="4533B996" w:rsidR="00EB3FEF" w:rsidRDefault="00145A1C" w:rsidP="00C607DA">
            <w:pPr>
              <w:jc w:val="both"/>
              <w:rPr>
                <w:rFonts w:ascii="Times New Roman" w:eastAsia="MS Mincho" w:hAnsi="Times New Roman"/>
              </w:rPr>
            </w:pPr>
            <m:oMathPara>
              <m:oMath>
                <m:sSub>
                  <m:sSubPr>
                    <m:ctrlPr>
                      <w:rPr>
                        <w:rFonts w:ascii="Cambria Math" w:hAnsi="Cambria Math" w:cstheme="minorHAnsi"/>
                        <w:i/>
                        <w:szCs w:val="16"/>
                      </w:rPr>
                    </m:ctrlPr>
                  </m:sSubPr>
                  <m:e>
                    <m:r>
                      <w:rPr>
                        <w:rFonts w:ascii="Cambria Math" w:hAnsi="Cambria Math" w:cstheme="minorHAnsi"/>
                        <w:szCs w:val="16"/>
                      </w:rPr>
                      <m:t>F</m:t>
                    </m:r>
                  </m:e>
                  <m:sub>
                    <m:r>
                      <w:rPr>
                        <w:rFonts w:ascii="Cambria Math" w:hAnsi="Cambria Math" w:cstheme="minorHAnsi"/>
                        <w:szCs w:val="16"/>
                      </w:rPr>
                      <m:t>D</m:t>
                    </m:r>
                  </m:sub>
                </m:sSub>
                <m:r>
                  <w:rPr>
                    <w:rFonts w:ascii="Cambria Math" w:hAnsi="Cambria Math" w:cstheme="minorHAnsi"/>
                    <w:szCs w:val="16"/>
                  </w:rPr>
                  <m:t xml:space="preserve">= 0.5 * ρ* </m:t>
                </m:r>
                <m:sSup>
                  <m:sSupPr>
                    <m:ctrlPr>
                      <w:rPr>
                        <w:rFonts w:ascii="Cambria Math" w:hAnsi="Cambria Math" w:cstheme="minorHAnsi"/>
                        <w:i/>
                        <w:szCs w:val="16"/>
                      </w:rPr>
                    </m:ctrlPr>
                  </m:sSupPr>
                  <m:e>
                    <m:r>
                      <w:rPr>
                        <w:rFonts w:ascii="Cambria Math" w:hAnsi="Cambria Math" w:cstheme="minorHAnsi"/>
                        <w:szCs w:val="16"/>
                      </w:rPr>
                      <m:t>v</m:t>
                    </m:r>
                  </m:e>
                  <m:sup>
                    <m:r>
                      <w:rPr>
                        <w:rFonts w:ascii="Cambria Math" w:hAnsi="Cambria Math" w:cstheme="minorHAnsi"/>
                        <w:szCs w:val="16"/>
                      </w:rPr>
                      <m:t>2</m:t>
                    </m:r>
                  </m:sup>
                </m:sSup>
                <m:r>
                  <w:rPr>
                    <w:rFonts w:ascii="Cambria Math" w:hAnsi="Cambria Math" w:cstheme="minorHAnsi"/>
                    <w:szCs w:val="16"/>
                  </w:rPr>
                  <m:t>*</m:t>
                </m:r>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 xml:space="preserve">* pi * </m:t>
                </m:r>
                <m:sSup>
                  <m:sSupPr>
                    <m:ctrlPr>
                      <w:rPr>
                        <w:rFonts w:ascii="Cambria Math" w:hAnsi="Cambria Math" w:cstheme="minorHAnsi"/>
                        <w:i/>
                        <w:szCs w:val="16"/>
                      </w:rPr>
                    </m:ctrlPr>
                  </m:sSupPr>
                  <m:e>
                    <m:r>
                      <w:rPr>
                        <w:rFonts w:ascii="Cambria Math" w:hAnsi="Cambria Math" w:cstheme="minorHAnsi"/>
                        <w:szCs w:val="16"/>
                      </w:rPr>
                      <m:t>r</m:t>
                    </m:r>
                  </m:e>
                  <m:sup>
                    <m:r>
                      <w:rPr>
                        <w:rFonts w:ascii="Cambria Math" w:hAnsi="Cambria Math" w:cstheme="minorHAnsi"/>
                        <w:szCs w:val="16"/>
                      </w:rPr>
                      <m:t>2</m:t>
                    </m:r>
                  </m:sup>
                </m:sSup>
              </m:oMath>
            </m:oMathPara>
          </w:p>
          <w:p w14:paraId="3ABC07AD" w14:textId="77777777" w:rsidR="00EB3FEF" w:rsidRDefault="00EB3FEF" w:rsidP="00C607DA">
            <w:pPr>
              <w:pStyle w:val="MaterialsandMethodsText"/>
              <w:rPr>
                <w:rFonts w:ascii="Calibri" w:eastAsia="Calibri" w:hAnsi="Calibri"/>
                <w:szCs w:val="16"/>
              </w:rPr>
            </w:pPr>
          </w:p>
        </w:tc>
        <w:tc>
          <w:tcPr>
            <w:tcW w:w="783" w:type="dxa"/>
            <w:shd w:val="clear" w:color="auto" w:fill="FFFFFF" w:themeFill="background1"/>
            <w:vAlign w:val="center"/>
          </w:tcPr>
          <w:p w14:paraId="5A7F4FBD" w14:textId="5527D65F" w:rsidR="00EB3FEF" w:rsidRPr="00277A48" w:rsidRDefault="00EB3FEF" w:rsidP="00C607DA">
            <w:pPr>
              <w:pStyle w:val="MaterialsandMethodsText"/>
            </w:pPr>
            <w:r w:rsidRPr="00277A48">
              <w:t>[</w:t>
            </w:r>
            <w:r w:rsidR="008C6D9F">
              <w:t>1</w:t>
            </w:r>
            <w:r w:rsidRPr="00277A48">
              <w:t>]</w:t>
            </w:r>
          </w:p>
        </w:tc>
      </w:tr>
    </w:tbl>
    <w:p w14:paraId="2B935E97" w14:textId="5D421EF6" w:rsidR="00FE01CA" w:rsidRDefault="00145A1C" w:rsidP="003F4A3B">
      <w:pPr>
        <w:jc w:val="both"/>
        <w:rPr>
          <w:rFonts w:eastAsiaTheme="minorEastAsia"/>
        </w:rPr>
      </w:pP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rPr>
        <w:t xml:space="preserve"> is the drag coefficient of the object; it is calculated based on the </w:t>
      </w:r>
      <w:r w:rsidR="00662D79">
        <w:rPr>
          <w:rFonts w:eastAsiaTheme="minorEastAsia"/>
        </w:rPr>
        <w:t>density of the surrounding fluid</w:t>
      </w:r>
      <w:r w:rsidR="00FE01CA">
        <w:rPr>
          <w:rFonts w:eastAsiaTheme="minorEastAsia"/>
        </w:rPr>
        <w:t xml:space="preserve"> </w:t>
      </w:r>
      <m:oMath>
        <m:r>
          <w:rPr>
            <w:rFonts w:ascii="Cambria Math" w:hAnsi="Cambria Math" w:cstheme="minorHAnsi"/>
            <w:szCs w:val="16"/>
          </w:rPr>
          <m:t>ρ</m:t>
        </m:r>
      </m:oMath>
      <w:r w:rsidR="00662D79">
        <w:rPr>
          <w:rFonts w:eastAsiaTheme="minorEastAsia"/>
          <w:szCs w:val="16"/>
        </w:rPr>
        <w:t xml:space="preserve"> (1.225 kg/m³ at a temperature of 15° C in the case of air)</w:t>
      </w:r>
      <w:r w:rsidR="00FE01CA">
        <w:rPr>
          <w:rFonts w:eastAsiaTheme="minorEastAsia"/>
        </w:rPr>
        <w:t>,</w:t>
      </w:r>
      <w:r w:rsidR="005F36B6">
        <w:rPr>
          <w:rFonts w:eastAsiaTheme="minorEastAsia"/>
        </w:rPr>
        <w:t xml:space="preserve"> the drag coefficient</w:t>
      </w:r>
      <w:r w:rsidR="00FE01CA">
        <w:rPr>
          <w:rFonts w:eastAsiaTheme="minorEastAsia"/>
        </w:rPr>
        <w:t xml:space="preserve"> </w:t>
      </w:r>
      <m:oMath>
        <m:sSub>
          <m:sSubPr>
            <m:ctrlPr>
              <w:rPr>
                <w:rFonts w:ascii="Cambria Math" w:eastAsiaTheme="minorEastAsia"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oMath>
      <w:r w:rsidR="006A3E75">
        <w:rPr>
          <w:rFonts w:eastAsiaTheme="minorEastAsia"/>
          <w:szCs w:val="16"/>
        </w:rPr>
        <w:t>, which depends on the object shape,</w:t>
      </w:r>
      <w:r w:rsidR="00FE01CA">
        <w:rPr>
          <w:rFonts w:eastAsiaTheme="minorEastAsia"/>
        </w:rPr>
        <w:t xml:space="preserve"> and the radius </w:t>
      </w:r>
      <w:r w:rsidR="00662D79" w:rsidRPr="00662D79">
        <w:rPr>
          <w:rFonts w:eastAsiaTheme="minorEastAsia"/>
          <w:i/>
          <w:iCs/>
        </w:rPr>
        <w:t>r</w:t>
      </w:r>
      <w:r w:rsidR="00FE01CA">
        <w:rPr>
          <w:rFonts w:eastAsiaTheme="minorEastAsia"/>
        </w:rPr>
        <w:t>.</w:t>
      </w:r>
      <w:r w:rsidR="00662D79">
        <w:rPr>
          <w:rFonts w:eastAsiaTheme="minorEastAsia"/>
        </w:rPr>
        <w:t xml:space="preserve"> The drag force </w:t>
      </w:r>
      <w:r w:rsidR="00A27E06">
        <w:rPr>
          <w:rFonts w:eastAsiaTheme="minorEastAsia"/>
        </w:rPr>
        <w:t xml:space="preserve">relates thus </w:t>
      </w:r>
      <w:r w:rsidR="00662D79">
        <w:rPr>
          <w:rFonts w:eastAsiaTheme="minorEastAsia"/>
        </w:rPr>
        <w:t>quadratic</w:t>
      </w:r>
      <w:r w:rsidR="00A27E06">
        <w:rPr>
          <w:rFonts w:eastAsiaTheme="minorEastAsia"/>
        </w:rPr>
        <w:t xml:space="preserve">ally to </w:t>
      </w:r>
      <w:r w:rsidR="00662D79">
        <w:rPr>
          <w:rFonts w:eastAsiaTheme="minorEastAsia"/>
        </w:rPr>
        <w:t xml:space="preserve">velocity and diameter of the </w:t>
      </w:r>
      <w:r w:rsidR="00E91CCC">
        <w:rPr>
          <w:rFonts w:eastAsiaTheme="minorEastAsia"/>
        </w:rPr>
        <w:t>target</w:t>
      </w:r>
      <w:r w:rsidR="00A27E06">
        <w:rPr>
          <w:rFonts w:eastAsiaTheme="minorEastAsia"/>
        </w:rPr>
        <w:t>:</w:t>
      </w:r>
      <w:r w:rsidR="00662D79">
        <w:rPr>
          <w:rFonts w:eastAsiaTheme="minorEastAsia"/>
        </w:rPr>
        <w:t xml:space="preserve"> faster objects with a bigger cross-section are </w:t>
      </w:r>
      <w:r w:rsidR="005F36B6">
        <w:rPr>
          <w:rFonts w:eastAsiaTheme="minorEastAsia"/>
        </w:rPr>
        <w:t>affect</w:t>
      </w:r>
      <w:r w:rsidR="00EA7B3C">
        <w:rPr>
          <w:rFonts w:eastAsiaTheme="minorEastAsia"/>
        </w:rPr>
        <w:t>ed</w:t>
      </w:r>
      <w:r w:rsidR="005F36B6">
        <w:rPr>
          <w:rFonts w:eastAsiaTheme="minorEastAsia"/>
        </w:rPr>
        <w:t xml:space="preserve"> much more strongly by air drag than smaller, more slowly moving objects.</w:t>
      </w:r>
      <w:r w:rsidR="00C8388B">
        <w:rPr>
          <w:rFonts w:eastAsiaTheme="minorEastAsia"/>
        </w:rPr>
        <w:t xml:space="preserve"> For completeness sake, the so-called Magnus force should not be left unmentioned, which is responsible, for example, for topspin effects in ball sports like tennis. Magnus forces act upon objects that spin while moving through liquids and can drive a tennis ball downwards in an unexpected fashion. However, the current study neglects Magnus forces and focusses entirely on air drag.</w:t>
      </w:r>
    </w:p>
    <w:p w14:paraId="60264BF8" w14:textId="7D915A30" w:rsidR="00392FE6" w:rsidRDefault="00392FE6" w:rsidP="003F4A3B">
      <w:pPr>
        <w:jc w:val="both"/>
        <w:rPr>
          <w:ins w:id="8" w:author="Borja Aguado Ramirez" w:date="2020-05-15T05:26:00Z"/>
          <w:rFonts w:eastAsiaTheme="minorEastAsia"/>
        </w:rPr>
      </w:pPr>
      <w:r>
        <w:rPr>
          <w:rFonts w:eastAsiaTheme="minorEastAsia"/>
        </w:rPr>
        <w:t>Air drag can thus be envisioned as negative, dynamically developing acceleration acting opposite to the direction of motion of the target. As such, it is in two ways different from the other very common acceleration in our environment</w:t>
      </w:r>
      <w:r w:rsidR="00EB74D8">
        <w:rPr>
          <w:rFonts w:eastAsiaTheme="minorEastAsia"/>
        </w:rPr>
        <w:t>,</w:t>
      </w:r>
      <w:r>
        <w:rPr>
          <w:rFonts w:eastAsiaTheme="minorEastAsia"/>
        </w:rPr>
        <w:t xml:space="preserve"> gravity</w:t>
      </w:r>
      <w:r w:rsidR="00EB74D8">
        <w:rPr>
          <w:rFonts w:eastAsiaTheme="minorEastAsia"/>
        </w:rPr>
        <w:t>:</w:t>
      </w:r>
      <w:r>
        <w:rPr>
          <w:rFonts w:eastAsiaTheme="minorEastAsia"/>
        </w:rPr>
        <w:t xml:space="preserve"> First, the direction of the gravitational acceleration is always acting in the same direction, independently of object motion. Second, its force does not depend on the velocity of the target.  </w:t>
      </w:r>
    </w:p>
    <w:p w14:paraId="16FF61CB" w14:textId="5D7E07D4" w:rsidR="00830346" w:rsidDel="00F50E33" w:rsidRDefault="00997A3F" w:rsidP="003F4A3B">
      <w:pPr>
        <w:jc w:val="both"/>
        <w:rPr>
          <w:del w:id="9" w:author="Borja Aguado Ramirez" w:date="2020-05-15T05:30:00Z"/>
          <w:lang w:val="en-GB"/>
        </w:rPr>
      </w:pPr>
      <w:commentRangeStart w:id="10"/>
      <w:commentRangeStart w:id="11"/>
      <w:ins w:id="12" w:author="Borja Aguado Ramirez" w:date="2020-05-15T05:37:00Z">
        <w:r>
          <w:rPr>
            <w:lang w:val="en-GB"/>
          </w:rPr>
          <w:t>In fact, a</w:t>
        </w:r>
      </w:ins>
      <w:ins w:id="13" w:author="Borja Aguado Ramirez" w:date="2020-05-15T05:27:00Z">
        <w:r w:rsidR="00637F44" w:rsidRPr="00AB4BDE">
          <w:rPr>
            <w:lang w:val="en-GB"/>
          </w:rPr>
          <w:t xml:space="preserve">ir </w:t>
        </w:r>
      </w:ins>
      <w:ins w:id="14" w:author="Borja Aguado Ramirez" w:date="2020-05-15T05:30:00Z">
        <w:r w:rsidR="00425388">
          <w:rPr>
            <w:lang w:val="en-GB"/>
          </w:rPr>
          <w:t>drag</w:t>
        </w:r>
      </w:ins>
      <w:ins w:id="15" w:author="Borja Aguado Ramirez" w:date="2020-05-15T05:27:00Z">
        <w:r w:rsidR="00637F44" w:rsidRPr="00AB4BDE">
          <w:rPr>
            <w:lang w:val="en-GB"/>
          </w:rPr>
          <w:t xml:space="preserve"> does not affect the spatial and temporal domains in a parabolic trajectory in the same way. </w:t>
        </w:r>
        <w:r w:rsidR="00637F44">
          <w:rPr>
            <w:lang w:val="en-GB"/>
          </w:rPr>
          <w:t>With regards to the vertical velocity component, which is responsible for the time-to-contact</w:t>
        </w:r>
      </w:ins>
      <w:ins w:id="16" w:author="Borja Aguado Ramirez" w:date="2020-05-15T05:41:00Z">
        <w:r w:rsidR="00762FE4">
          <w:rPr>
            <w:lang w:val="en-GB"/>
          </w:rPr>
          <w:t xml:space="preserve"> (the time it takes for a target to move to a </w:t>
        </w:r>
        <w:r w:rsidR="00A77363">
          <w:rPr>
            <w:lang w:val="en-GB"/>
          </w:rPr>
          <w:t>determined location</w:t>
        </w:r>
        <w:r w:rsidR="00762FE4">
          <w:rPr>
            <w:lang w:val="en-GB"/>
          </w:rPr>
          <w:t>)</w:t>
        </w:r>
      </w:ins>
      <w:ins w:id="17" w:author="Borja Aguado Ramirez" w:date="2020-05-15T05:27:00Z">
        <w:r w:rsidR="00637F44">
          <w:rPr>
            <w:lang w:val="en-GB"/>
          </w:rPr>
          <w:t xml:space="preserve">, </w:t>
        </w:r>
        <w:r w:rsidR="00637F44" w:rsidRPr="005663F8">
          <w:t>the effect of the air resistance has a negative sign</w:t>
        </w:r>
        <w:r w:rsidR="00637F44">
          <w:rPr>
            <w:lang w:val="en-GB"/>
          </w:rPr>
          <w:t xml:space="preserve"> d</w:t>
        </w:r>
        <w:r w:rsidR="00637F44" w:rsidRPr="0096388A">
          <w:rPr>
            <w:lang w:val="en-GB"/>
          </w:rPr>
          <w:t>uring the first part of the trajectory</w:t>
        </w:r>
        <w:r w:rsidR="00637F44">
          <w:rPr>
            <w:lang w:val="en-GB"/>
          </w:rPr>
          <w:t>;</w:t>
        </w:r>
        <w:r w:rsidR="00637F44" w:rsidRPr="005663F8">
          <w:t xml:space="preserve"> however, during the second part of the trajectory the air resistance has a positive sign. Thus, even if the total balance of the effect is negative, the total effect on the vertical speed is compensated between both parts. </w:t>
        </w:r>
      </w:ins>
      <w:ins w:id="18" w:author="Borja Aguado Ramirez" w:date="2020-05-15T05:28:00Z">
        <w:r w:rsidR="003224FE">
          <w:t xml:space="preserve">On </w:t>
        </w:r>
      </w:ins>
      <w:ins w:id="19" w:author="Borja Aguado Ramirez" w:date="2020-05-15T05:29:00Z">
        <w:r w:rsidR="003224FE">
          <w:t xml:space="preserve">the contrary, </w:t>
        </w:r>
        <w:r w:rsidR="00605A00">
          <w:t>for the spatial domain i</w:t>
        </w:r>
      </w:ins>
      <w:ins w:id="20" w:author="Borja Aguado Ramirez" w:date="2020-05-15T05:27:00Z">
        <w:r w:rsidR="00637F44" w:rsidRPr="005663F8">
          <w:t>n addition to</w:t>
        </w:r>
        <w:r w:rsidR="00637F44">
          <w:rPr>
            <w:lang w:val="en-GB"/>
          </w:rPr>
          <w:t xml:space="preserve"> a</w:t>
        </w:r>
        <w:r w:rsidR="00637F44" w:rsidRPr="005663F8">
          <w:t xml:space="preserve"> reduced flight time, the horizontal velocity is </w:t>
        </w:r>
      </w:ins>
      <w:ins w:id="21" w:author="Borja Aguado Ramirez" w:date="2020-05-15T05:35:00Z">
        <w:r w:rsidR="00A53EA0">
          <w:t>negatively</w:t>
        </w:r>
      </w:ins>
      <w:ins w:id="22" w:author="Borja Aguado Ramirez" w:date="2020-05-15T05:27:00Z">
        <w:r w:rsidR="00637F44" w:rsidRPr="005663F8">
          <w:t xml:space="preserve"> affected by air resistance throughout the </w:t>
        </w:r>
      </w:ins>
      <w:ins w:id="23" w:author="Borja Aguado Ramirez" w:date="2020-05-15T05:35:00Z">
        <w:r w:rsidR="00A53EA0">
          <w:t xml:space="preserve">whole </w:t>
        </w:r>
      </w:ins>
      <w:ins w:id="24" w:author="Borja Aguado Ramirez" w:date="2020-05-15T05:27:00Z">
        <w:r w:rsidR="00637F44" w:rsidRPr="005663F8">
          <w:t>trajectory</w:t>
        </w:r>
      </w:ins>
      <w:ins w:id="25" w:author="Borja Aguado Ramirez" w:date="2020-05-15T05:29:00Z">
        <w:r w:rsidR="00605A00">
          <w:t xml:space="preserve"> reducing up to a 50% </w:t>
        </w:r>
        <w:r w:rsidR="004A39AF">
          <w:t>the distance covered</w:t>
        </w:r>
      </w:ins>
      <w:ins w:id="26" w:author="Björn Jörges" w:date="2020-05-15T19:26:00Z">
        <w:r w:rsidR="00CB48E5">
          <w:t xml:space="preserve"> </w:t>
        </w:r>
        <w:r w:rsidR="00CB48E5">
          <w:fldChar w:fldCharType="begin" w:fldLock="1"/>
        </w:r>
      </w:ins>
      <w:r w:rsidR="00CB48E5">
        <w:instrText>ADDIN CSL_CITATION {"citationItems":[{"id":"ITEM-1","itemData":{"DOI":"10.1119/1.14350","author":[{"dropping-particle":"","family":"Brancazio","given":"Peter J","non-dropping-particle":"","parse-names":false,"suffix":""}],"container-title":"American Journal of Physics","id":"ITEM-1","issue":"53","issued":{"date-parts":[["1985"]]},"title":"Looking into Chapman’s homer : The physics of judging a fly ball","type":"article-journal","volume":"849"},"uris":["http://www.mendeley.com/documents/?uuid=fc196281-6ab5-410e-84ee-d7d2e42be864"]}],"mendeley":{"formattedCitation":"(Brancazio, 1985)","plainTextFormattedCitation":"(Brancazio, 1985)"},"properties":{"noteIndex":0},"schema":"https://github.com/citation-style-language/schema/raw/master/csl-citation.json"}</w:instrText>
      </w:r>
      <w:r w:rsidR="00CB48E5">
        <w:fldChar w:fldCharType="separate"/>
      </w:r>
      <w:r w:rsidR="00CB48E5" w:rsidRPr="00CB48E5">
        <w:rPr>
          <w:noProof/>
        </w:rPr>
        <w:t>(Brancazio, 1985)</w:t>
      </w:r>
      <w:ins w:id="27" w:author="Björn Jörges" w:date="2020-05-15T19:26:00Z">
        <w:r w:rsidR="00CB48E5">
          <w:fldChar w:fldCharType="end"/>
        </w:r>
      </w:ins>
      <w:ins w:id="28" w:author="Borja Aguado Ramirez" w:date="2020-05-15T05:27:00Z">
        <w:r w:rsidR="00637F44" w:rsidRPr="00A84BFB">
          <w:rPr>
            <w:lang w:val="en-GB"/>
          </w:rPr>
          <w:t>.</w:t>
        </w:r>
      </w:ins>
      <w:ins w:id="29" w:author="Borja Aguado Ramirez" w:date="2020-05-15T05:39:00Z">
        <w:r w:rsidR="00A753C4">
          <w:rPr>
            <w:lang w:val="en-GB"/>
          </w:rPr>
          <w:t xml:space="preserve"> </w:t>
        </w:r>
      </w:ins>
      <w:ins w:id="30" w:author="Borja Aguado Ramirez" w:date="2020-05-15T05:40:00Z">
        <w:r w:rsidR="00F50E33" w:rsidRPr="00F50E33">
          <w:rPr>
            <w:lang w:val="en-GB"/>
          </w:rPr>
          <w:t>And yet we can perform tasks such as passing a ball to a partner or shooting a basketball with a surprising proficiency.</w:t>
        </w:r>
        <w:commentRangeEnd w:id="10"/>
        <w:r w:rsidR="00F50E33">
          <w:rPr>
            <w:rStyle w:val="CommentReference"/>
          </w:rPr>
          <w:commentReference w:id="10"/>
        </w:r>
      </w:ins>
      <w:commentRangeEnd w:id="11"/>
      <w:r w:rsidR="00CB48E5">
        <w:rPr>
          <w:rStyle w:val="CommentReference"/>
        </w:rPr>
        <w:commentReference w:id="11"/>
      </w:r>
    </w:p>
    <w:p w14:paraId="71EB0E43" w14:textId="1181DC10" w:rsidR="00A6529B" w:rsidRDefault="00C8393C" w:rsidP="003F4A3B">
      <w:pPr>
        <w:jc w:val="both"/>
      </w:pPr>
      <w:r>
        <w:t xml:space="preserve">While ecological theories of perception posit that most tasks can be solved without extensive internal representation of the environment </w:t>
      </w:r>
      <w:r>
        <w:fldChar w:fldCharType="begin" w:fldLock="1"/>
      </w:r>
      <w:r w:rsidR="00690FD5">
        <w:instrText>ADDIN CSL_CITATION {"citationItems":[{"id":"ITEM-1","itemData":{"DOI":"10.3389/fpsyg.2013.00058","ISSN":"1664-1078","abstract":"The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Psychology","id":"ITEM-1","issue":"February","issued":{"date-parts":[["2013"]]},"page":"1-13","title":"Embodied Cognition is Not What you Think it is","type":"article-journal","volume":"4"},"uris":["http://www.mendeley.com/documents/?uuid=5fcdd22b-b331-40e1-abb4-2b5dbf5e41d5"]}],"mendeley":{"formattedCitation":"(Wilson &amp; Golonka, 2013)","manualFormatting":"(see, e. g. Wilson &amp; Golonka, 2013)","plainTextFormattedCitation":"(Wilson &amp; Golonka, 2013)","previouslyFormattedCitation":"(Wilson &amp; Golonka, 2013)"},"properties":{"noteIndex":0},"schema":"https://github.com/citation-style-language/schema/raw/master/csl-citation.json"}</w:instrText>
      </w:r>
      <w:r>
        <w:fldChar w:fldCharType="separate"/>
      </w:r>
      <w:r w:rsidRPr="00C8393C">
        <w:rPr>
          <w:noProof/>
        </w:rPr>
        <w:t>(</w:t>
      </w:r>
      <w:r>
        <w:rPr>
          <w:noProof/>
        </w:rPr>
        <w:t xml:space="preserve">see, e. g. </w:t>
      </w:r>
      <w:r w:rsidRPr="00C8393C">
        <w:rPr>
          <w:noProof/>
        </w:rPr>
        <w:t>Wilson &amp; Golonka, 2013)</w:t>
      </w:r>
      <w:r>
        <w:fldChar w:fldCharType="end"/>
      </w:r>
      <w:r>
        <w:t>,</w:t>
      </w:r>
      <w:r>
        <w:softHyphen/>
        <w:t xml:space="preserve"> computational models often rely on identifying to what extent we represent and make use of our knowledge about the world</w:t>
      </w:r>
      <w:r w:rsidR="00C16886">
        <w:t xml:space="preserve"> </w:t>
      </w:r>
      <w:r w:rsidR="00C16886">
        <w:fldChar w:fldCharType="begin" w:fldLock="1"/>
      </w:r>
      <w:r w:rsidR="003B37C6">
        <w:instrText>ADDIN CSL_CITATION {"citationItems":[{"id":"ITEM-1","itemData":{"DOI":"10.3389/fnbeh.2013.00046","ISSN":"1662-5153","PMID":"23720614","abstract":"Interception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targets.","type":"article-journal","volume":"7"},"uris":["http://www.mendeley.com/documents/?uuid=addc8fb7-78c7-4253-b634-c375fc501b53"]}],"mendeley":{"formattedCitation":"(Gómez &amp; López-Moliner, 2013)","plainTextFormattedCitation":"(Gómez &amp; López-Moliner, 2013)","previouslyFormattedCitation":"(Gómez &amp; López-Moliner, 2013)"},"properties":{"noteIndex":0},"schema":"https://github.com/citation-style-language/schema/raw/master/csl-citation.json"}</w:instrText>
      </w:r>
      <w:r w:rsidR="00C16886">
        <w:fldChar w:fldCharType="separate"/>
      </w:r>
      <w:r w:rsidR="00C16886" w:rsidRPr="00C16886">
        <w:rPr>
          <w:noProof/>
        </w:rPr>
        <w:t>(Gómez &amp; López-Moliner, 2013)</w:t>
      </w:r>
      <w:r w:rsidR="00C16886">
        <w:fldChar w:fldCharType="end"/>
      </w:r>
      <w:r>
        <w:t xml:space="preserve">. </w:t>
      </w:r>
      <w:r w:rsidR="00034E1A">
        <w:t>The present study</w:t>
      </w:r>
      <w:r>
        <w:t xml:space="preserve"> thus</w:t>
      </w:r>
      <w:r w:rsidR="00034E1A">
        <w:t xml:space="preserve"> aims to investigate whether air drag is</w:t>
      </w:r>
      <w:r w:rsidR="00486DE5">
        <w:t xml:space="preserve">, like gravity, mass or density, among the </w:t>
      </w:r>
      <w:r w:rsidR="00034E1A">
        <w:t>physical properties</w:t>
      </w:r>
      <w:r w:rsidR="00486DE5">
        <w:t xml:space="preserve"> of the environment</w:t>
      </w:r>
      <w:r w:rsidR="00034E1A">
        <w:t xml:space="preserve"> represented by the brain. </w:t>
      </w:r>
      <w:r w:rsidR="0018574F">
        <w:t>If this is the case, w</w:t>
      </w:r>
      <w:r w:rsidR="00A6529B">
        <w:t>e expect systematic errors when no air drag is simulated, and an accurate performance when air drag is simulated (Hypothesis 1).</w:t>
      </w:r>
      <w:r w:rsidR="003F4A3B">
        <w:t xml:space="preserve"> </w:t>
      </w:r>
      <w:r w:rsidR="001D4980">
        <w:t>I</w:t>
      </w:r>
      <w:r w:rsidR="00E7534E">
        <w:t xml:space="preserve">f humans represent air drag, it stands to reason that they </w:t>
      </w:r>
      <w:r w:rsidR="001D4980">
        <w:t xml:space="preserve">adapt their </w:t>
      </w:r>
      <w:r w:rsidR="001D4980">
        <w:lastRenderedPageBreak/>
        <w:t>expectations to the object at hand, with regards to, for example, its size</w:t>
      </w:r>
      <w:r w:rsidR="00E7534E">
        <w:t>.</w:t>
      </w:r>
      <w:r w:rsidR="001D4980">
        <w:t xml:space="preserve"> We would thus expect predictions to be equally accurate for two objects with different sizes (Hypothesis 2). It furthermore stands to reason that humans integrate all available information to</w:t>
      </w:r>
      <w:r w:rsidR="00A5753F">
        <w:t xml:space="preserve"> make interceptive actions as accurate as possible. For known objects, such as tennis balls or basketballs, the texture could represent such additional cues to be integrated with online visual information.</w:t>
      </w:r>
      <w:r w:rsidR="00F66DEB">
        <w:t xml:space="preserve"> </w:t>
      </w:r>
      <w:r w:rsidR="00E7534E">
        <w:t xml:space="preserve">We thus expect to observe systematic errors when the air drag acting upon a simulated object does not correspond to its appearance (e. g. a </w:t>
      </w:r>
      <w:r w:rsidR="00A5753F">
        <w:t>basket</w:t>
      </w:r>
      <w:r w:rsidR="00E7534E">
        <w:t>ball</w:t>
      </w:r>
      <w:r w:rsidR="00A5753F">
        <w:t>-sized target</w:t>
      </w:r>
      <w:r w:rsidR="00E7534E">
        <w:t xml:space="preserve"> with the </w:t>
      </w:r>
      <w:r w:rsidR="00A5753F">
        <w:t xml:space="preserve">texture </w:t>
      </w:r>
      <w:r w:rsidR="00E7534E">
        <w:t>of a tennis ball</w:t>
      </w:r>
      <w:r w:rsidR="00A6529B">
        <w:t xml:space="preserve">; Hypothesis </w:t>
      </w:r>
      <w:r w:rsidR="00A5753F">
        <w:t>3</w:t>
      </w:r>
      <w:r w:rsidR="00A6529B">
        <w:t>)</w:t>
      </w:r>
      <w:r w:rsidR="00E7534E">
        <w:t>.</w:t>
      </w:r>
    </w:p>
    <w:p w14:paraId="62EF6F7E" w14:textId="16952219" w:rsidR="00DA5A0C" w:rsidRDefault="00DA5A0C" w:rsidP="003F4A3B">
      <w:pPr>
        <w:jc w:val="both"/>
      </w:pPr>
    </w:p>
    <w:p w14:paraId="7249CD14" w14:textId="48239D85" w:rsidR="00DA5A0C" w:rsidRDefault="00DA5A0C" w:rsidP="00DA5A0C">
      <w:pPr>
        <w:pStyle w:val="Heading2"/>
      </w:pPr>
      <w:r>
        <w:t>Methods</w:t>
      </w:r>
    </w:p>
    <w:p w14:paraId="55B05C87" w14:textId="05F8E2EF" w:rsidR="00DA5A0C" w:rsidRDefault="00DA5A0C" w:rsidP="00DA5A0C">
      <w:pPr>
        <w:pStyle w:val="Heading2"/>
      </w:pPr>
      <w:r>
        <w:t>Participants</w:t>
      </w:r>
    </w:p>
    <w:p w14:paraId="3826AD10" w14:textId="3736ADFB" w:rsidR="00DA5A0C" w:rsidRPr="00C16886" w:rsidRDefault="00DA5A0C" w:rsidP="003F4A3B">
      <w:pPr>
        <w:jc w:val="both"/>
        <w:rPr>
          <w:strike/>
        </w:rPr>
      </w:pPr>
      <w:r>
        <w:t>We tested n = 20 participants</w:t>
      </w:r>
      <w:r w:rsidR="0078018B">
        <w:t xml:space="preserve"> (</w:t>
      </w:r>
      <w:r w:rsidR="00C16886">
        <w:t>6 self-identified men and 14 self-identified women</w:t>
      </w:r>
      <w:r w:rsidR="0078018B">
        <w:t>)</w:t>
      </w:r>
      <w:r>
        <w:t>.</w:t>
      </w:r>
      <w:ins w:id="31" w:author="Björn Jörges" w:date="2020-05-16T18:44:00Z">
        <w:r w:rsidR="000C6ACE">
          <w:t xml:space="preserve"> n = 2 were </w:t>
        </w:r>
      </w:ins>
      <w:ins w:id="32" w:author="Björn Jörges" w:date="2020-05-16T18:45:00Z">
        <w:r w:rsidR="000C6ACE">
          <w:t xml:space="preserve">excluded because they did not do the task properly (see </w:t>
        </w:r>
      </w:ins>
      <w:ins w:id="33" w:author="Björn Jörges" w:date="2020-05-16T18:46:00Z">
        <w:r w:rsidR="000C6ACE">
          <w:fldChar w:fldCharType="begin"/>
        </w:r>
        <w:r w:rsidR="000C6ACE">
          <w:instrText xml:space="preserve"> REF _Ref40547202 \h </w:instrText>
        </w:r>
      </w:ins>
      <w:r w:rsidR="000C6ACE">
        <w:fldChar w:fldCharType="separate"/>
      </w:r>
      <w:ins w:id="34" w:author="Björn Jörges" w:date="2020-05-16T18:46:00Z">
        <w:r w:rsidR="000C6ACE">
          <w:t>Data Analysis Plan and Predictions</w:t>
        </w:r>
        <w:r w:rsidR="000C6ACE">
          <w:fldChar w:fldCharType="end"/>
        </w:r>
        <w:r w:rsidR="000C6ACE">
          <w:t xml:space="preserve"> below</w:t>
        </w:r>
      </w:ins>
      <w:ins w:id="35" w:author="Björn Jörges" w:date="2020-05-16T18:45:00Z">
        <w:r w:rsidR="000C6ACE">
          <w:t>)</w:t>
        </w:r>
      </w:ins>
      <w:ins w:id="36" w:author="Björn Jörges" w:date="2020-05-16T18:46:00Z">
        <w:r w:rsidR="000C6ACE">
          <w:t>.</w:t>
        </w:r>
      </w:ins>
      <w:r>
        <w:t xml:space="preserve"> They were between </w:t>
      </w:r>
      <w:r w:rsidR="00334A43">
        <w:t xml:space="preserve">19 </w:t>
      </w:r>
      <w:r>
        <w:t xml:space="preserve">and </w:t>
      </w:r>
      <w:r w:rsidR="008E25CB">
        <w:t xml:space="preserve">44 </w:t>
      </w:r>
      <w:r>
        <w:t>years old and had all normal or corrected-to-normal vision. All of them were</w:t>
      </w:r>
      <w:r w:rsidR="00C16886">
        <w:t xml:space="preserve"> either colleagues from the department or</w:t>
      </w:r>
      <w:r>
        <w:t xml:space="preserve"> Psychology students at University of Barcelona</w:t>
      </w:r>
      <w:r w:rsidR="00C16886">
        <w:t xml:space="preserve"> </w:t>
      </w:r>
      <w:r>
        <w:t>and could participate in research activities to acquire course credits.</w:t>
      </w:r>
      <w:r w:rsidR="00C16886">
        <w:t xml:space="preserve"> Informed consent was obtained. Data collection was conducted according to the guidelines of the Declaration of Helsinki, and the experiment was part of an ongoing project that was approved by the local ethics board.</w:t>
      </w:r>
      <w:r>
        <w:t xml:space="preserve"> </w:t>
      </w:r>
    </w:p>
    <w:p w14:paraId="67A82CCA" w14:textId="77777777" w:rsidR="00DA5A0C" w:rsidRDefault="00DA5A0C" w:rsidP="003F4A3B">
      <w:pPr>
        <w:jc w:val="both"/>
      </w:pPr>
    </w:p>
    <w:p w14:paraId="44411D79" w14:textId="39CB330D" w:rsidR="00DA5A0C" w:rsidRDefault="00DA5A0C" w:rsidP="003F4A3B">
      <w:pPr>
        <w:jc w:val="both"/>
      </w:pPr>
      <w:r w:rsidRPr="009F4A02">
        <w:rPr>
          <w:rFonts w:asciiTheme="majorHAnsi" w:eastAsiaTheme="majorEastAsia" w:hAnsiTheme="majorHAnsi" w:cstheme="majorBidi"/>
          <w:color w:val="2F5496" w:themeColor="accent1" w:themeShade="BF"/>
          <w:sz w:val="26"/>
          <w:szCs w:val="26"/>
        </w:rPr>
        <w:t>Apparatus</w:t>
      </w:r>
    </w:p>
    <w:p w14:paraId="43724241" w14:textId="5D41C562" w:rsidR="00DA5A0C" w:rsidRDefault="00DA5A0C" w:rsidP="003F4A3B">
      <w:pPr>
        <w:jc w:val="both"/>
      </w:pPr>
      <w:r>
        <w:t xml:space="preserve">We </w:t>
      </w:r>
      <w:r w:rsidR="00A63E27">
        <w:t xml:space="preserve">presented </w:t>
      </w:r>
      <w:r>
        <w:t xml:space="preserve">overlaid images on a back-projection screen </w:t>
      </w:r>
      <w:r w:rsidRPr="00DA5A0C">
        <w:t xml:space="preserve">(244 cm </w:t>
      </w:r>
      <w:r>
        <w:t xml:space="preserve">tall </w:t>
      </w:r>
      <w:r w:rsidRPr="00DA5A0C">
        <w:t xml:space="preserve">and 184 cm </w:t>
      </w:r>
      <w:r>
        <w:t>wide</w:t>
      </w:r>
      <w:r w:rsidRPr="00DA5A0C">
        <w:t>)</w:t>
      </w:r>
      <w:r>
        <w:t xml:space="preserve"> with two</w:t>
      </w:r>
      <w:r w:rsidRPr="00DA5A0C">
        <w:t xml:space="preserve"> Sony laser projectors (VPL-FHZ57)</w:t>
      </w:r>
      <w:r>
        <w:t xml:space="preserve">. They </w:t>
      </w:r>
      <w:r w:rsidR="00A63E27">
        <w:t>provided</w:t>
      </w:r>
      <w:r>
        <w:t xml:space="preserve"> a </w:t>
      </w:r>
      <w:r w:rsidRPr="00DA5A0C">
        <w:t>resolution of 1920 × 1080 pixels</w:t>
      </w:r>
      <w:r>
        <w:t xml:space="preserve"> and a refresh rate of</w:t>
      </w:r>
      <w:r w:rsidRPr="00DA5A0C">
        <w:t xml:space="preserve"> 85 Hz for each eye. Circular polarizing filters were used to provide stereoscopic images. Participants stood at 2</w:t>
      </w:r>
      <w:r w:rsidR="00FE00F2">
        <w:t> </w:t>
      </w:r>
      <w:r w:rsidRPr="00DA5A0C">
        <w:t xml:space="preserve">m distance centrally in front of the screen and used polarized glasses to achieve stereoscopic </w:t>
      </w:r>
      <w:r w:rsidR="00A63E27">
        <w:t>vision</w:t>
      </w:r>
      <w:r w:rsidRPr="00DA5A0C">
        <w:t>. The shown disparity was adapted to each participant’s interocular distance.</w:t>
      </w:r>
      <w:r w:rsidR="00FE00F2">
        <w:t xml:space="preserve"> Responses were given with</w:t>
      </w:r>
      <w:r w:rsidR="003518C5">
        <w:t xml:space="preserve"> a joystick</w:t>
      </w:r>
      <w:r w:rsidR="00FE00F2">
        <w:t>.</w:t>
      </w:r>
    </w:p>
    <w:p w14:paraId="592FEC31" w14:textId="77777777" w:rsidR="00DA5A0C" w:rsidRDefault="00DA5A0C" w:rsidP="003F4A3B">
      <w:pPr>
        <w:jc w:val="both"/>
      </w:pPr>
    </w:p>
    <w:p w14:paraId="02BF4A9C" w14:textId="4F96BB36" w:rsidR="00DA5A0C" w:rsidRPr="009F4A02" w:rsidRDefault="00DA5A0C" w:rsidP="003F4A3B">
      <w:pPr>
        <w:jc w:val="both"/>
        <w:rPr>
          <w:rFonts w:asciiTheme="majorHAnsi" w:eastAsiaTheme="majorEastAsia" w:hAnsiTheme="majorHAnsi" w:cstheme="majorBidi"/>
          <w:color w:val="2F5496" w:themeColor="accent1" w:themeShade="BF"/>
          <w:sz w:val="26"/>
          <w:szCs w:val="26"/>
        </w:rPr>
      </w:pPr>
      <w:r w:rsidRPr="009F4A02">
        <w:rPr>
          <w:rFonts w:asciiTheme="majorHAnsi" w:eastAsiaTheme="majorEastAsia" w:hAnsiTheme="majorHAnsi" w:cstheme="majorBidi"/>
          <w:color w:val="2F5496" w:themeColor="accent1" w:themeShade="BF"/>
          <w:sz w:val="26"/>
          <w:szCs w:val="26"/>
        </w:rPr>
        <w:t>Setup</w:t>
      </w:r>
    </w:p>
    <w:p w14:paraId="5B9F7A4E" w14:textId="01E12230" w:rsidR="003A095A" w:rsidRDefault="00A6529B" w:rsidP="003F4A3B">
      <w:pPr>
        <w:jc w:val="both"/>
      </w:pPr>
      <w:r>
        <w:softHyphen/>
      </w:r>
      <w:r w:rsidR="003F4A3B">
        <w:t>We present</w:t>
      </w:r>
      <w:r w:rsidR="00FE00F2">
        <w:t>ed</w:t>
      </w:r>
      <w:r w:rsidR="003F4A3B">
        <w:t xml:space="preserve"> participants with parabolic </w:t>
      </w:r>
      <w:r w:rsidR="00FE00F2">
        <w:t xml:space="preserve">motion </w:t>
      </w:r>
      <w:r w:rsidR="003F4A3B">
        <w:t>in the fronto-parallel plane in a rich 3D environment that provide</w:t>
      </w:r>
      <w:r w:rsidR="00FE00F2">
        <w:t>d</w:t>
      </w:r>
      <w:r w:rsidR="003F4A3B">
        <w:t xml:space="preserve"> cues about the distance to the target, at a simulated distance of 6m from the participant. The ball disappear</w:t>
      </w:r>
      <w:r w:rsidR="00FE00F2">
        <w:t>ed</w:t>
      </w:r>
      <w:r w:rsidR="003F4A3B">
        <w:t xml:space="preserve"> after reaching peak</w:t>
      </w:r>
      <w:r w:rsidR="00B002D0">
        <w:t xml:space="preserve"> (between 55 % and 60 % </w:t>
      </w:r>
      <w:r w:rsidR="00C53225">
        <w:t>of the full flight duration</w:t>
      </w:r>
      <w:r w:rsidR="005120FD">
        <w:t>; the exact values was drawn</w:t>
      </w:r>
      <w:r w:rsidR="00C53225">
        <w:t xml:space="preserve"> randomly from a uniform distribution</w:t>
      </w:r>
      <w:r w:rsidR="00B002D0">
        <w:t>)</w:t>
      </w:r>
      <w:r w:rsidR="003F4A3B">
        <w:t xml:space="preserve"> and participants indicate</w:t>
      </w:r>
      <w:r w:rsidR="00FE00F2">
        <w:t>d</w:t>
      </w:r>
      <w:r w:rsidR="003F4A3B">
        <w:t xml:space="preserve"> by button press when the ball drop</w:t>
      </w:r>
      <w:r w:rsidR="00FE00F2">
        <w:t>ped</w:t>
      </w:r>
      <w:r w:rsidR="003F4A3B">
        <w:t xml:space="preserve"> back to the height it was launched from (indicated by a simulated table). Then, the ball reappear</w:t>
      </w:r>
      <w:r w:rsidR="00FE00F2">
        <w:t>ed</w:t>
      </w:r>
      <w:r w:rsidR="003F4A3B">
        <w:t xml:space="preserve"> in a random position drawn from a uniform distribution simulated point-of-impact </w:t>
      </w:r>
      <w:r w:rsidR="002B09EC">
        <w:t xml:space="preserve">on the table </w:t>
      </w:r>
      <w:r w:rsidR="003F4A3B">
        <w:t>and participants use</w:t>
      </w:r>
      <w:r w:rsidR="002B09EC">
        <w:t>d</w:t>
      </w:r>
      <w:r w:rsidR="003F4A3B">
        <w:t xml:space="preserve"> a joystick to move the ball, indicating the position where they thought the ball hit the table.</w:t>
      </w:r>
      <w:r w:rsidR="00FE00F2">
        <w:t xml:space="preserve"> The target </w:t>
      </w:r>
      <w:r w:rsidR="002B09EC">
        <w:t>had</w:t>
      </w:r>
      <w:r w:rsidR="00FE00F2">
        <w:t xml:space="preserve"> the </w:t>
      </w:r>
      <w:r w:rsidR="001D4959">
        <w:t xml:space="preserve">texture </w:t>
      </w:r>
      <w:r w:rsidR="00FE00F2">
        <w:t>of a tennis ball (texture) and the physical properties (</w:t>
      </w:r>
      <w:r w:rsidR="008C2054">
        <w:t xml:space="preserve">size, </w:t>
      </w:r>
      <w:r w:rsidR="00FE00F2">
        <w:t xml:space="preserve">mass, density, drag coefficient) of a tennis ball (Tennis ball, Congruent), the </w:t>
      </w:r>
      <w:r w:rsidR="001D4959">
        <w:t xml:space="preserve">texture </w:t>
      </w:r>
      <w:r w:rsidR="00FE00F2">
        <w:t xml:space="preserve">of a basketball and the physical properties of a basketball (Basketball, Congruent), the </w:t>
      </w:r>
      <w:r w:rsidR="00173434">
        <w:t xml:space="preserve">texture </w:t>
      </w:r>
      <w:r w:rsidR="00FE00F2">
        <w:t xml:space="preserve">of a tennis ball and the physical properties of a basketball (Tennis ball, Incongruent) or the </w:t>
      </w:r>
      <w:r w:rsidR="00FA3913">
        <w:t xml:space="preserve">texture </w:t>
      </w:r>
      <w:r w:rsidR="00FE00F2">
        <w:t xml:space="preserve">of a </w:t>
      </w:r>
      <w:r w:rsidR="00AE384F">
        <w:t>basketball</w:t>
      </w:r>
      <w:r w:rsidR="00FE00F2">
        <w:t xml:space="preserve"> and the physical properties of a tennis ball (Basketball, Incongruent).</w:t>
      </w:r>
      <w:r w:rsidR="0006438B">
        <w:t xml:space="preserve"> </w:t>
      </w:r>
      <w:r w:rsidR="008D24EA">
        <w:t xml:space="preserve">For the tennis ball, we simulated a radius of 0.033 m </w:t>
      </w:r>
      <w:r w:rsidR="008D24EA">
        <w:lastRenderedPageBreak/>
        <w:t>and a mass of 0.06 kg. For the basketball, we assumed 0.12 m radius and a mass of 0.12 kg. Since the drag coefficient for both tennis 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≈0.53</m:t>
        </m:r>
      </m:oMath>
      <w:r w:rsidR="008D24EA">
        <w:t xml:space="preserve">, </w:t>
      </w:r>
      <w:r w:rsidR="008D24EA">
        <w:fldChar w:fldCharType="begin" w:fldLock="1"/>
      </w:r>
      <w:r w:rsidR="00392FE6">
        <w:instrText>ADDIN CSL_CITATION {"citationItems":[{"id":"ITEM-1","itemData":{"ISSN":"0632055634","abstract":"The aim of this study is to gain an understanding of the motion of a tennis ball during flight. A wind tunnel was used to measure the aerodynamic forces on a tennis ball, and hence calculate their drag coefficients at wind speeds up to 136mph. The drag coefficient was relatively constant with increasing velocity for each brand of ball tested, and a larger ball had a similar drag coefficient to a standard sized ball. It was found that raising or lowering the nap increased or decreased the drag coefficient by almost 6%. In conclusion, a larger drag force on a tennis ball can be achieved through an increase in diameter or raising the nap of the ball.","author":[{"dropping-particle":"","family":"Chadwick","given":"S G","non-dropping-particle":"","parse-names":false,"suffix":""},{"dropping-particle":"","family":"Haake","given":"S J","non-dropping-particle":"","parse-names":false,"suffix":""}],"container-title":"Proceedings of the 3rd international confernce on the engineering of sport","id":"ITEM-1","issue":"January 2000","issued":{"date-parts":[["2000"]]},"page":"169-176","title":"The drag coefficient of tennis balls","type":"article-journal"},"uris":["http://www.mendeley.com/documents/?uuid=e36aa9ca-939b-4c5b-932a-c792a2907fdf"]}],"mendeley":{"formattedCitation":"(Chadwick &amp; Haake, 2000)","manualFormatting":"Chadwick &amp; Haake, 2000)","plainTextFormattedCitation":"(Chadwick &amp; Haake, 2000)","previouslyFormattedCitation":"(Chadwick &amp; Haake, 2000)"},"properties":{"noteIndex":0},"schema":"https://github.com/citation-style-language/schema/raw/master/csl-citation.json"}</w:instrText>
      </w:r>
      <w:r w:rsidR="008D24EA">
        <w:fldChar w:fldCharType="separate"/>
      </w:r>
      <w:r w:rsidR="008D24EA" w:rsidRPr="008D24EA">
        <w:rPr>
          <w:noProof/>
        </w:rPr>
        <w:t>Chadwick &amp; Haake, 2000)</w:t>
      </w:r>
      <w:r w:rsidR="008D24EA">
        <w:fldChar w:fldCharType="end"/>
      </w:r>
      <w:r w:rsidR="008D24EA">
        <w:t xml:space="preserve"> and basketballs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≈0.54</m:t>
        </m:r>
      </m:oMath>
      <w:r w:rsidR="008D24EA">
        <w:t xml:space="preserve">, see </w:t>
      </w:r>
      <w:r w:rsidR="008D24EA">
        <w:fldChar w:fldCharType="begin" w:fldLock="1"/>
      </w:r>
      <w:r w:rsidR="008D24EA">
        <w:instrText>ADDIN CSL_CITATION {"citationItems":[{"id":"ITEM-1","itemData":{"DOI":"10.1016/j.proeng.2010.04.145","ISSN":"18777058","abstract":"We estimate values of the coefficients of air drag, friction, stiffness and damping for a dynamic model of basketball shots by analyzing ball position and orientation using video data for basketball-rim and basketball-backboard bounce tests. The dynamic model can calculate any configuration change of a basketball during shots. The simulation model is compared to actual bounce tests and the parameters are determined from these experiments. The dynamic model with the identified parameters calculates a ball trajectory similar to the actual measured results. Stiffness and damping coefficients are determined from basketball-backboard bounce tests.","author":[{"dropping-particle":"","family":"Okubo","given":"Hiroki","non-dropping-particle":"","parse-names":false,"suffix":""},{"dropping-particle":"","family":"Hubbard","given":"Mont","non-dropping-particle":"","parse-names":false,"suffix":""}],"container-title":"Procedia Engineering","id":"ITEM-1","issue":"2","issued":{"date-parts":[["2010"]]},"page":"3281-3286","title":"Identification of basketball parameters for a simulation model","type":"article-journal","volume":"2"},"uris":["http://www.mendeley.com/documents/?uuid=6cd5f314-bbe2-4d01-a0f7-ff7906ee15c1"]}],"mendeley":{"formattedCitation":"(Okubo &amp; Hubbard, 2010)","manualFormatting":"Okubo &amp; Hubbard, 2010)","plainTextFormattedCitation":"(Okubo &amp; Hubbard, 2010)","previouslyFormattedCitation":"(Okubo &amp; Hubbard, 2010)"},"properties":{"noteIndex":0},"schema":"https://github.com/citation-style-language/schema/raw/master/csl-citation.json"}</w:instrText>
      </w:r>
      <w:r w:rsidR="008D24EA">
        <w:fldChar w:fldCharType="separate"/>
      </w:r>
      <w:r w:rsidR="008D24EA" w:rsidRPr="008D24EA">
        <w:rPr>
          <w:noProof/>
        </w:rPr>
        <w:t>Okubo &amp; Hubbard, 2010)</w:t>
      </w:r>
      <w:r w:rsidR="008D24EA">
        <w:fldChar w:fldCharType="end"/>
      </w:r>
      <w:r w:rsidR="008D24EA">
        <w:t xml:space="preserve"> are very similar due to their </w:t>
      </w:r>
      <w:r w:rsidR="00C8388B">
        <w:t xml:space="preserve">nearly identical </w:t>
      </w:r>
      <w:r w:rsidR="008D24EA">
        <w:t>shape, we chose an intermediate value of 0.535 for both.</w:t>
      </w:r>
      <w:r w:rsidR="00C8388B">
        <w:t xml:space="preserve"> We simulated no spin and neglected Magnus forces. </w:t>
      </w:r>
      <w:r w:rsidR="008D24EA">
        <w:t xml:space="preserve"> </w:t>
      </w:r>
      <w:r w:rsidR="0006438B">
        <w:t>The ball could start with an initial horizontal velocity of 3.0 or 3.5 m/s. The initial vertical velocity was given such that the overall flight time (visible + invisible) was 1.0, 1.2 or 1.4 s</w:t>
      </w:r>
      <w:r w:rsidR="00836352">
        <w:t xml:space="preserve"> for the Tennis Ball, Congruent, without air drag conditions</w:t>
      </w:r>
      <w:r w:rsidR="002F519B">
        <w:t xml:space="preserve"> and ranged between 4.9035 and 6.8649 m/s</w:t>
      </w:r>
      <w:r w:rsidR="0006438B">
        <w:t>.</w:t>
      </w:r>
      <w:r w:rsidR="00836352">
        <w:t xml:space="preserve"> We matched the initial vertical velocities for the other conditions, which lead to slight differences in overall flight duration (0.98 to 1.0 s; 1.17 to 1.2 s; 1.352 to 1.4 s) and horizontal length of the trajectory.</w:t>
      </w:r>
      <w:r w:rsidR="004E484D">
        <w:t xml:space="preserve"> The duration of the occluded part of the trajectory was 40 to 45 % of the overall flight time and ranged thus between 0.392 and 0.63 s.</w:t>
      </w:r>
    </w:p>
    <w:p w14:paraId="32194A8A" w14:textId="6D5B1E1F" w:rsidR="003F4A3B" w:rsidRDefault="0006438B" w:rsidP="003F4A3B">
      <w:pPr>
        <w:jc w:val="both"/>
      </w:pPr>
      <w:r>
        <w:t>In half of trials, the trajectory unfolded in the absence of air drag, that is the target’s x and y positions were given by</w:t>
      </w:r>
      <w:r w:rsidR="00CA45CA">
        <w:t xml:space="preserve"> the</w:t>
      </w:r>
      <w:r>
        <w:t xml:space="preserve"> regular equations for parabolic motion: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438B" w:rsidRPr="00C607DA" w14:paraId="16BC113D" w14:textId="77777777" w:rsidTr="00DF2DEF">
        <w:trPr>
          <w:trHeight w:val="376"/>
        </w:trPr>
        <w:tc>
          <w:tcPr>
            <w:tcW w:w="8314" w:type="dxa"/>
            <w:shd w:val="clear" w:color="auto" w:fill="FFFFFF" w:themeFill="background1"/>
            <w:vAlign w:val="center"/>
          </w:tcPr>
          <w:p w14:paraId="7AE5E281" w14:textId="3B9C7AE2" w:rsidR="0006438B" w:rsidRPr="00C607DA" w:rsidRDefault="00145A1C" w:rsidP="00DF2DEF">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602F6ED7" w14:textId="6B34D2F0"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2</w:t>
            </w:r>
            <w:r w:rsidRPr="00C607DA">
              <w:rPr>
                <w:sz w:val="20"/>
                <w:szCs w:val="20"/>
              </w:rPr>
              <w:t>]</w:t>
            </w:r>
          </w:p>
        </w:tc>
      </w:tr>
      <w:tr w:rsidR="0006438B" w:rsidRPr="00C607DA" w14:paraId="2B7B4C79" w14:textId="77777777" w:rsidTr="00DF2DEF">
        <w:trPr>
          <w:trHeight w:val="675"/>
        </w:trPr>
        <w:tc>
          <w:tcPr>
            <w:tcW w:w="8314" w:type="dxa"/>
            <w:shd w:val="clear" w:color="auto" w:fill="FFFFFF" w:themeFill="background1"/>
            <w:vAlign w:val="center"/>
          </w:tcPr>
          <w:p w14:paraId="47EE108D" w14:textId="0436FE33" w:rsidR="0006438B" w:rsidRPr="00C607DA" w:rsidRDefault="00145A1C" w:rsidP="00DF2DEF">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12FDBE54" w14:textId="196BB294"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3</w:t>
            </w:r>
            <w:r w:rsidRPr="00C607DA">
              <w:rPr>
                <w:sz w:val="20"/>
                <w:szCs w:val="20"/>
              </w:rPr>
              <w:t>]</w:t>
            </w:r>
          </w:p>
        </w:tc>
      </w:tr>
    </w:tbl>
    <w:p w14:paraId="65C864E5" w14:textId="4CE236F7" w:rsidR="00883F65" w:rsidRDefault="00145A1C" w:rsidP="003F4A3B">
      <w:pPr>
        <w:jc w:val="both"/>
        <w:rPr>
          <w:rFonts w:eastAsiaTheme="minorEastAsia"/>
        </w:rPr>
      </w:pPr>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973BEE">
        <w:rPr>
          <w:rFonts w:eastAsiaTheme="minorEastAsia"/>
          <w:i/>
          <w:iCs/>
        </w:rPr>
        <w:t>x</w:t>
      </w:r>
      <w:r w:rsidR="00AE384F">
        <w:rPr>
          <w:rFonts w:eastAsiaTheme="minorEastAsia"/>
        </w:rPr>
        <w:t xml:space="preserve"> position in time</w:t>
      </w:r>
      <w:r w:rsidR="0031622F">
        <w:rPr>
          <w:rFonts w:eastAsiaTheme="minorEastAsia"/>
        </w:rPr>
        <w:t>;</w:t>
      </w:r>
      <w:r w:rsidR="00AE384F" w:rsidRPr="00AE384F">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x</m:t>
            </m:r>
          </m:sub>
        </m:sSub>
      </m:oMath>
      <w:r w:rsidR="00B76F61" w:rsidRPr="00B76F61">
        <w:rPr>
          <w:rFonts w:eastAsiaTheme="minorEastAsia"/>
        </w:rPr>
        <w:t xml:space="preserve"> </w:t>
      </w:r>
      <w:r w:rsidR="00B76F61">
        <w:rPr>
          <w:rFonts w:eastAsiaTheme="minorEastAsia"/>
        </w:rPr>
        <w:t xml:space="preserve">is the horizontal acceleration, which </w:t>
      </w:r>
      <w:r w:rsidR="00AE384F">
        <w:rPr>
          <w:rFonts w:eastAsiaTheme="minorEastAsia"/>
        </w:rPr>
        <w:t>for motion with air drag is constant at </w:t>
      </w:r>
      <w:r w:rsidR="00B76F61">
        <w:rPr>
          <w:rFonts w:eastAsiaTheme="minorEastAsia"/>
        </w:rPr>
        <w:t>0</w:t>
      </w:r>
      <w:r w:rsidR="00AE384F">
        <w:rPr>
          <w:rFonts w:eastAsiaTheme="minorEastAsia"/>
        </w:rPr>
        <w:t xml:space="preserve"> m/s²; </w:t>
      </w:r>
      <w:r w:rsidR="00AE384F" w:rsidRPr="00AF1EE1">
        <w:rPr>
          <w:rFonts w:eastAsiaTheme="minorEastAsia"/>
          <w:i/>
          <w:iCs/>
        </w:rPr>
        <w:t>t</w:t>
      </w:r>
      <w:r w:rsidR="00AE384F">
        <w:rPr>
          <w:rFonts w:eastAsiaTheme="minorEastAsia"/>
        </w:rPr>
        <w:t xml:space="preserve"> is the time that has passed since inception of the trial;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oMath>
      <w:r w:rsidR="00AE384F" w:rsidRPr="0006438B">
        <w:rPr>
          <w:rFonts w:eastAsiaTheme="minorEastAsia"/>
        </w:rPr>
        <w:t xml:space="preserve"> refers to</w:t>
      </w:r>
      <w:r w:rsidR="00AE384F">
        <w:rPr>
          <w:rFonts w:eastAsiaTheme="minorEastAsia"/>
        </w:rPr>
        <w:t xml:space="preserve"> the horizontal velocity, which is constant without air drag; </w:t>
      </w:r>
      <m:oMath>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AF1EE1">
        <w:rPr>
          <w:rFonts w:eastAsiaTheme="minorEastAsia"/>
          <w:i/>
          <w:iCs/>
        </w:rPr>
        <w:t>y</w:t>
      </w:r>
      <w:r w:rsidR="00AE384F">
        <w:rPr>
          <w:rFonts w:eastAsiaTheme="minorEastAsia"/>
        </w:rPr>
        <w:t xml:space="preserve"> position in time</w:t>
      </w:r>
      <w:r w:rsidR="00AF1EE1">
        <w:rPr>
          <w:rFonts w:eastAsiaTheme="minorEastAsia"/>
        </w:rPr>
        <w:t>;</w:t>
      </w:r>
      <w:r w:rsidR="00B76F61">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y</m:t>
            </m:r>
          </m:sub>
        </m:sSub>
      </m:oMath>
      <w:r w:rsidR="00B76F61" w:rsidRPr="00B76F61">
        <w:rPr>
          <w:rFonts w:eastAsiaTheme="minorEastAsia"/>
        </w:rPr>
        <w:t xml:space="preserve"> </w:t>
      </w:r>
      <w:r w:rsidR="00B76F61">
        <w:rPr>
          <w:rFonts w:eastAsiaTheme="minorEastAsia"/>
        </w:rPr>
        <w:t xml:space="preserve">is the vertical acceleration, </w:t>
      </w:r>
      <w:r w:rsidR="00AE384F">
        <w:rPr>
          <w:rFonts w:eastAsiaTheme="minorEastAsia"/>
        </w:rPr>
        <w:t xml:space="preserve">which for motion without air drag is constant at </w:t>
      </w:r>
      <w:r w:rsidR="00B76F61">
        <w:rPr>
          <w:rFonts w:eastAsiaTheme="minorEastAsia"/>
        </w:rPr>
        <w:t>earth gravity</w:t>
      </w:r>
      <w:r w:rsidR="00AE384F">
        <w:rPr>
          <w:rFonts w:eastAsiaTheme="minorEastAsia"/>
        </w:rPr>
        <w:t xml:space="preserve"> </w:t>
      </w:r>
      <w:r w:rsidR="00B76F61">
        <w:rPr>
          <w:rFonts w:eastAsiaTheme="minorEastAsia"/>
        </w:rPr>
        <w:t>(-9.81 m/s²);</w:t>
      </w:r>
      <w:r w:rsidR="0006438B">
        <w:rPr>
          <w:rFonts w:eastAsiaTheme="minorEastAsia"/>
        </w:rPr>
        <w:t xml:space="preserve"> </w:t>
      </w:r>
      <w:r w:rsidR="000856B8">
        <w:rPr>
          <w:rFonts w:eastAsiaTheme="minorEastAsia"/>
        </w:rPr>
        <w:t xml:space="preserve">and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oMath>
      <w:r w:rsidR="0006438B" w:rsidRPr="0006438B">
        <w:rPr>
          <w:rFonts w:eastAsiaTheme="minorEastAsia"/>
        </w:rPr>
        <w:t xml:space="preserve"> </w:t>
      </w:r>
      <w:r w:rsidR="0006438B">
        <w:rPr>
          <w:rFonts w:eastAsiaTheme="minorEastAsia"/>
        </w:rPr>
        <w:t>refers to the initial vertical velocity</w:t>
      </w:r>
      <w:r w:rsidR="00CA45CA">
        <w:rPr>
          <w:rFonts w:eastAsiaTheme="minorEastAsia"/>
        </w:rPr>
        <w:t>.</w:t>
      </w:r>
    </w:p>
    <w:p w14:paraId="70E7A0B1" w14:textId="2BAB667C" w:rsidR="006E0C61" w:rsidRDefault="00CA45CA" w:rsidP="003F4A3B">
      <w:pPr>
        <w:jc w:val="both"/>
        <w:rPr>
          <w:rFonts w:eastAsiaTheme="minorEastAsia"/>
        </w:rPr>
      </w:pPr>
      <w:r>
        <w:rPr>
          <w:rFonts w:eastAsiaTheme="minorEastAsia"/>
        </w:rPr>
        <w:t xml:space="preserve">The other half of trials were simulated under the influence of air drag, where </w:t>
      </w:r>
      <w:r w:rsidR="006E0C61">
        <w:rPr>
          <w:rFonts w:eastAsiaTheme="minorEastAsia"/>
        </w:rPr>
        <w:t xml:space="preserve">we compute acceleration and velocities dynamically on each </w:t>
      </w:r>
      <w:r w:rsidR="00C92624">
        <w:rPr>
          <w:rFonts w:eastAsiaTheme="minorEastAsia"/>
        </w:rPr>
        <w:t>frame</w:t>
      </w:r>
      <w:r w:rsidR="006E0C61">
        <w:rPr>
          <w:rFonts w:eastAsiaTheme="minorEastAsia"/>
        </w:rPr>
        <w:t xml:space="preserve"> according to the following equations: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F60B4" w:rsidRPr="00C607DA" w14:paraId="5253C9A0" w14:textId="77777777" w:rsidTr="007D065C">
        <w:trPr>
          <w:trHeight w:val="376"/>
        </w:trPr>
        <w:tc>
          <w:tcPr>
            <w:tcW w:w="8314" w:type="dxa"/>
            <w:shd w:val="clear" w:color="auto" w:fill="FFFFFF" w:themeFill="background1"/>
            <w:vAlign w:val="center"/>
          </w:tcPr>
          <w:p w14:paraId="59F99A07" w14:textId="77777777" w:rsidR="00EF60B4" w:rsidRPr="00C607DA" w:rsidRDefault="00145A1C" w:rsidP="00EF60B4">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5796E172" w14:textId="6C6DE0AE"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4</w:t>
            </w:r>
            <w:r w:rsidRPr="00C607DA">
              <w:rPr>
                <w:sz w:val="20"/>
                <w:szCs w:val="20"/>
              </w:rPr>
              <w:t>]</w:t>
            </w:r>
          </w:p>
        </w:tc>
      </w:tr>
      <w:tr w:rsidR="00EF60B4" w:rsidRPr="00C607DA" w14:paraId="62D0306D" w14:textId="77777777" w:rsidTr="007D065C">
        <w:trPr>
          <w:trHeight w:val="675"/>
        </w:trPr>
        <w:tc>
          <w:tcPr>
            <w:tcW w:w="8314" w:type="dxa"/>
            <w:shd w:val="clear" w:color="auto" w:fill="FFFFFF" w:themeFill="background1"/>
            <w:vAlign w:val="center"/>
          </w:tcPr>
          <w:p w14:paraId="736AD896" w14:textId="77777777" w:rsidR="00EF60B4" w:rsidRPr="00C607DA" w:rsidRDefault="00145A1C" w:rsidP="00EF60B4">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6503EE0C" w14:textId="25949D88"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5</w:t>
            </w:r>
            <w:r w:rsidRPr="00C607DA">
              <w:rPr>
                <w:sz w:val="20"/>
                <w:szCs w:val="20"/>
              </w:rPr>
              <w:t>]</w:t>
            </w:r>
          </w:p>
        </w:tc>
      </w:tr>
      <w:tr w:rsidR="00EF60B4" w:rsidRPr="00C607DA" w14:paraId="0372B538" w14:textId="77777777" w:rsidTr="007D065C">
        <w:trPr>
          <w:trHeight w:val="675"/>
        </w:trPr>
        <w:tc>
          <w:tcPr>
            <w:tcW w:w="8314" w:type="dxa"/>
            <w:shd w:val="clear" w:color="auto" w:fill="FFFFFF" w:themeFill="background1"/>
            <w:vAlign w:val="center"/>
          </w:tcPr>
          <w:p w14:paraId="5BE2F134" w14:textId="041E9463" w:rsidR="00EF60B4" w:rsidRPr="00C607DA" w:rsidRDefault="00145A1C"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*dt+0.5*</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oMath>
            </m:oMathPara>
          </w:p>
        </w:tc>
        <w:tc>
          <w:tcPr>
            <w:tcW w:w="783" w:type="dxa"/>
            <w:shd w:val="clear" w:color="auto" w:fill="FFFFFF" w:themeFill="background1"/>
            <w:vAlign w:val="center"/>
          </w:tcPr>
          <w:p w14:paraId="2C4C3AA6" w14:textId="3CC8CD01"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6</w:t>
            </w:r>
            <w:r w:rsidRPr="00C607DA">
              <w:rPr>
                <w:sz w:val="20"/>
                <w:szCs w:val="20"/>
              </w:rPr>
              <w:t>]</w:t>
            </w:r>
          </w:p>
        </w:tc>
      </w:tr>
      <w:tr w:rsidR="00EF60B4" w:rsidRPr="00C607DA" w14:paraId="2A37C3D3" w14:textId="77777777" w:rsidTr="007D065C">
        <w:trPr>
          <w:trHeight w:val="675"/>
        </w:trPr>
        <w:tc>
          <w:tcPr>
            <w:tcW w:w="8314" w:type="dxa"/>
            <w:shd w:val="clear" w:color="auto" w:fill="FFFFFF" w:themeFill="background1"/>
            <w:vAlign w:val="center"/>
          </w:tcPr>
          <w:p w14:paraId="4D2CC02A" w14:textId="787825E2" w:rsidR="00EF60B4" w:rsidRPr="00C607DA" w:rsidRDefault="00145A1C"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48D4E3E6" w14:textId="4A08E37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7</w:t>
            </w:r>
            <w:r w:rsidRPr="00C607DA">
              <w:rPr>
                <w:sz w:val="20"/>
                <w:szCs w:val="20"/>
              </w:rPr>
              <w:t>]</w:t>
            </w:r>
          </w:p>
        </w:tc>
      </w:tr>
      <w:tr w:rsidR="00EF60B4" w:rsidRPr="00C607DA" w14:paraId="5A57D114" w14:textId="77777777" w:rsidTr="007D065C">
        <w:trPr>
          <w:trHeight w:val="675"/>
        </w:trPr>
        <w:tc>
          <w:tcPr>
            <w:tcW w:w="8314" w:type="dxa"/>
            <w:shd w:val="clear" w:color="auto" w:fill="FFFFFF" w:themeFill="background1"/>
            <w:vAlign w:val="center"/>
          </w:tcPr>
          <w:p w14:paraId="7ACFDB63" w14:textId="4A51916E" w:rsidR="00EF60B4" w:rsidRPr="00C607DA" w:rsidRDefault="00145A1C"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13205489" w14:textId="125E3F9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8</w:t>
            </w:r>
            <w:r w:rsidRPr="00C607DA">
              <w:rPr>
                <w:sz w:val="20"/>
                <w:szCs w:val="20"/>
              </w:rPr>
              <w:t>]</w:t>
            </w:r>
          </w:p>
        </w:tc>
      </w:tr>
      <w:tr w:rsidR="00EF60B4" w:rsidRPr="00C607DA" w14:paraId="493A3EB0" w14:textId="77777777" w:rsidTr="007D065C">
        <w:trPr>
          <w:trHeight w:val="675"/>
        </w:trPr>
        <w:tc>
          <w:tcPr>
            <w:tcW w:w="8314" w:type="dxa"/>
            <w:shd w:val="clear" w:color="auto" w:fill="FFFFFF" w:themeFill="background1"/>
            <w:vAlign w:val="center"/>
          </w:tcPr>
          <w:p w14:paraId="48FFA001" w14:textId="0CF9E7FD" w:rsidR="00EF60B4" w:rsidRPr="00C607DA" w:rsidRDefault="00145A1C"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(t)= -(D/m)*</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(t-1)*</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(t-1)</m:t>
                </m:r>
              </m:oMath>
            </m:oMathPara>
          </w:p>
        </w:tc>
        <w:tc>
          <w:tcPr>
            <w:tcW w:w="783" w:type="dxa"/>
            <w:shd w:val="clear" w:color="auto" w:fill="FFFFFF" w:themeFill="background1"/>
            <w:vAlign w:val="center"/>
          </w:tcPr>
          <w:p w14:paraId="11AA3184" w14:textId="39E6272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9</w:t>
            </w:r>
            <w:r w:rsidRPr="00C607DA">
              <w:rPr>
                <w:sz w:val="20"/>
                <w:szCs w:val="20"/>
              </w:rPr>
              <w:t>]</w:t>
            </w:r>
          </w:p>
        </w:tc>
      </w:tr>
      <w:tr w:rsidR="00EF60B4" w:rsidRPr="00C607DA" w14:paraId="26401509" w14:textId="77777777" w:rsidTr="007D065C">
        <w:trPr>
          <w:trHeight w:val="675"/>
        </w:trPr>
        <w:tc>
          <w:tcPr>
            <w:tcW w:w="8314" w:type="dxa"/>
            <w:shd w:val="clear" w:color="auto" w:fill="FFFFFF" w:themeFill="background1"/>
            <w:vAlign w:val="center"/>
          </w:tcPr>
          <w:p w14:paraId="76CB3757" w14:textId="3401FA00" w:rsidR="00EF60B4" w:rsidRPr="00C607DA" w:rsidRDefault="00145A1C" w:rsidP="00EF60B4">
            <w:pPr>
              <w:pStyle w:val="MaterialsandMethodsText"/>
              <w:rPr>
                <w:rFonts w:ascii="Calibri" w:eastAsia="Calibri" w:hAnsi="Calibr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d>
                  <m:dPr>
                    <m:ctrlPr>
                      <w:rPr>
                        <w:rFonts w:ascii="Cambria Math" w:eastAsia="MS Mincho" w:hAnsi="Cambria Math"/>
                        <w:i/>
                        <w:sz w:val="20"/>
                        <w:szCs w:val="20"/>
                        <w:lang w:val="de-DE"/>
                      </w:rPr>
                    </m:ctrlPr>
                  </m:dPr>
                  <m:e>
                    <m:r>
                      <w:rPr>
                        <w:rFonts w:ascii="Cambria Math" w:eastAsia="MS Mincho" w:hAnsi="Cambria Math"/>
                        <w:sz w:val="20"/>
                        <w:szCs w:val="20"/>
                        <w:lang w:val="de-DE"/>
                      </w:rPr>
                      <m:t>t</m:t>
                    </m:r>
                  </m:e>
                </m:d>
                <m:r>
                  <w:rPr>
                    <w:rFonts w:ascii="Cambria Math" w:eastAsia="MS Mincho" w:hAnsi="Cambria Math"/>
                    <w:sz w:val="20"/>
                    <w:szCs w:val="20"/>
                    <w:lang w:val="de-DE"/>
                  </w:rPr>
                  <m:t xml:space="preserve">=-g - </m:t>
                </m:r>
                <m:d>
                  <m:dPr>
                    <m:ctrlPr>
                      <w:rPr>
                        <w:rFonts w:ascii="Cambria Math" w:eastAsia="MS Mincho" w:hAnsi="Cambria Math"/>
                        <w:i/>
                        <w:sz w:val="20"/>
                        <w:szCs w:val="20"/>
                        <w:lang w:val="de-DE"/>
                      </w:rPr>
                    </m:ctrlPr>
                  </m:dPr>
                  <m:e>
                    <m:f>
                      <m:fPr>
                        <m:ctrlPr>
                          <w:rPr>
                            <w:rFonts w:ascii="Cambria Math" w:eastAsia="MS Mincho" w:hAnsi="Cambria Math"/>
                            <w:i/>
                            <w:sz w:val="20"/>
                            <w:szCs w:val="20"/>
                            <w:lang w:val="de-DE"/>
                          </w:rPr>
                        </m:ctrlPr>
                      </m:fPr>
                      <m:num>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D</m:t>
                            </m:r>
                          </m:sub>
                        </m:sSub>
                      </m:num>
                      <m:den>
                        <m:r>
                          <w:rPr>
                            <w:rFonts w:ascii="Cambria Math" w:eastAsia="MS Mincho" w:hAnsi="Cambria Math"/>
                            <w:sz w:val="20"/>
                            <w:szCs w:val="20"/>
                            <w:lang w:val="de-DE"/>
                          </w:rPr>
                          <m:t>m</m:t>
                        </m:r>
                      </m:den>
                    </m:f>
                  </m:e>
                </m:d>
                <m:r>
                  <w:rPr>
                    <w:rFonts w:ascii="Cambria Math" w:eastAsia="MS Mincho" w:hAnsi="Cambria Math"/>
                    <w:sz w:val="20"/>
                    <w:szCs w:val="20"/>
                    <w:lang w:val="de-DE"/>
                  </w:rPr>
                  <m:t>*</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t</m:t>
                    </m:r>
                  </m:sub>
                </m:sSub>
                <m:r>
                  <w:rPr>
                    <w:rFonts w:ascii="Cambria Math" w:eastAsia="MS Mincho" w:hAnsi="Cambria Math"/>
                    <w:sz w:val="20"/>
                    <w:szCs w:val="20"/>
                    <w:lang w:val="de-DE"/>
                  </w:rPr>
                  <m:t>(t-1)*</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y</m:t>
                    </m:r>
                  </m:sub>
                </m:sSub>
                <m:r>
                  <w:rPr>
                    <w:rFonts w:ascii="Cambria Math" w:eastAsia="MS Mincho" w:hAnsi="Cambria Math"/>
                    <w:sz w:val="20"/>
                    <w:szCs w:val="20"/>
                    <w:lang w:val="de-DE"/>
                  </w:rPr>
                  <m:t>(t-1)</m:t>
                </m:r>
              </m:oMath>
            </m:oMathPara>
          </w:p>
        </w:tc>
        <w:tc>
          <w:tcPr>
            <w:tcW w:w="783" w:type="dxa"/>
            <w:shd w:val="clear" w:color="auto" w:fill="FFFFFF" w:themeFill="background1"/>
            <w:vAlign w:val="center"/>
          </w:tcPr>
          <w:p w14:paraId="6D16FEF6" w14:textId="18DE763F"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10</w:t>
            </w:r>
            <w:r w:rsidRPr="00C607DA">
              <w:rPr>
                <w:sz w:val="20"/>
                <w:szCs w:val="20"/>
              </w:rPr>
              <w:t>]</w:t>
            </w:r>
          </w:p>
        </w:tc>
      </w:tr>
    </w:tbl>
    <w:p w14:paraId="301D6058" w14:textId="3E18D4B2" w:rsidR="00C64A62" w:rsidRDefault="00145A1C" w:rsidP="00325883">
      <w:p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w:t>
      </w:r>
      <w:r w:rsidR="00C10AA1">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are </w:t>
      </w:r>
      <w:r w:rsidR="00973BEE" w:rsidRPr="00973BEE">
        <w:rPr>
          <w:rFonts w:eastAsiaTheme="minorEastAsia"/>
          <w:i/>
          <w:iCs/>
        </w:rPr>
        <w:t>x</w:t>
      </w:r>
      <w:r w:rsidR="00C92624" w:rsidRPr="00C92624">
        <w:rPr>
          <w:rFonts w:eastAsiaTheme="minorEastAsia"/>
        </w:rPr>
        <w:t xml:space="preserve"> position, </w:t>
      </w:r>
      <w:r w:rsidR="00C92624" w:rsidRPr="00973BEE">
        <w:rPr>
          <w:rFonts w:eastAsiaTheme="minorEastAsia"/>
          <w:i/>
          <w:iCs/>
        </w:rPr>
        <w:t>y</w:t>
      </w:r>
      <w:r w:rsidR="00C92624" w:rsidRPr="00C92624">
        <w:rPr>
          <w:rFonts w:eastAsiaTheme="minorEastAsia"/>
        </w:rPr>
        <w:t xml:space="preserve"> position, horizontal velocity, vertical velocity,</w:t>
      </w:r>
      <w:r w:rsidR="00C10AA1">
        <w:rPr>
          <w:rFonts w:eastAsiaTheme="minorEastAsia"/>
        </w:rPr>
        <w:t xml:space="preserve"> tangential velocity,</w:t>
      </w:r>
      <w:r w:rsidR="00C92624" w:rsidRPr="00C92624">
        <w:rPr>
          <w:rFonts w:eastAsiaTheme="minorEastAsia"/>
        </w:rPr>
        <w:t xml:space="preserve"> horizontal accelerati</w:t>
      </w:r>
      <w:r w:rsidR="00C92624">
        <w:rPr>
          <w:rFonts w:eastAsiaTheme="minorEastAsia"/>
        </w:rPr>
        <w:t xml:space="preserve">on and vertical acceleration </w:t>
      </w:r>
      <w:r w:rsidR="00C10AA1">
        <w:rPr>
          <w:rFonts w:eastAsiaTheme="minorEastAsia"/>
        </w:rPr>
        <w:t xml:space="preserve">in time, respectively; </w:t>
      </w:r>
      <w:r w:rsidR="00FE01CA">
        <w:rPr>
          <w:rFonts w:eastAsiaTheme="minorEastAsia"/>
        </w:rPr>
        <w:t>g is earth gravity (9.8</w:t>
      </w:r>
      <w:r w:rsidR="00502D24">
        <w:rPr>
          <w:rFonts w:eastAsiaTheme="minorEastAsia"/>
        </w:rPr>
        <w:t>07</w:t>
      </w:r>
      <w:r w:rsidR="00FE01CA">
        <w:rPr>
          <w:rFonts w:eastAsiaTheme="minorEastAsia"/>
        </w:rPr>
        <w:t xml:space="preserve"> m/s²), </w:t>
      </w: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szCs w:val="16"/>
        </w:rPr>
        <w:t xml:space="preserve"> is the drag force (see Equation 1) and </w:t>
      </w:r>
      <w:r w:rsidR="00FE01CA" w:rsidRPr="00FE01CA">
        <w:rPr>
          <w:rFonts w:eastAsiaTheme="minorEastAsia"/>
          <w:i/>
          <w:iCs/>
          <w:szCs w:val="16"/>
        </w:rPr>
        <w:t>m</w:t>
      </w:r>
      <w:r w:rsidR="00FE01CA">
        <w:rPr>
          <w:rFonts w:eastAsiaTheme="minorEastAsia"/>
          <w:szCs w:val="16"/>
        </w:rPr>
        <w:t xml:space="preserve"> </w:t>
      </w:r>
      <w:r w:rsidR="00662D79">
        <w:rPr>
          <w:rFonts w:eastAsiaTheme="minorEastAsia"/>
        </w:rPr>
        <w:t>is the mass of the object (0.06 kg for the tennis ball and 0.6 kg for the basketball)</w:t>
      </w:r>
      <w:r w:rsidR="005F36B6">
        <w:rPr>
          <w:rFonts w:eastAsiaTheme="minorEastAsia"/>
        </w:rPr>
        <w:t>.</w:t>
      </w:r>
      <w:r w:rsidR="00C63A7A">
        <w:rPr>
          <w:rFonts w:eastAsiaTheme="minorEastAsia"/>
        </w:rPr>
        <w:t xml:space="preserve"> </w:t>
      </w:r>
    </w:p>
    <w:p w14:paraId="5D1C1A1E" w14:textId="0044891D" w:rsidR="00047573" w:rsidRDefault="003A7931" w:rsidP="00047573">
      <w:pPr>
        <w:pStyle w:val="Heading2"/>
      </w:pPr>
      <w:del w:id="37" w:author="Borja Aguado Ramirez" w:date="2020-05-15T04:38:00Z">
        <w:r w:rsidDel="00FE1093">
          <w:rPr>
            <w:noProof/>
          </w:rPr>
          <w:lastRenderedPageBreak/>
          <w:drawing>
            <wp:inline distT="0" distB="0" distL="0" distR="0" wp14:anchorId="4F94EE31" wp14:editId="2F83C50C">
              <wp:extent cx="5932805" cy="5932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del>
      <w:commentRangeStart w:id="38"/>
      <w:commentRangeStart w:id="39"/>
      <w:ins w:id="40" w:author="Borja Aguado Ramirez" w:date="2020-05-15T04:39:00Z">
        <w:r w:rsidR="00FE1093">
          <w:rPr>
            <w:noProof/>
          </w:rPr>
          <w:lastRenderedPageBreak/>
          <w:drawing>
            <wp:inline distT="0" distB="0" distL="0" distR="0" wp14:anchorId="172367D2" wp14:editId="2411648B">
              <wp:extent cx="5932805" cy="5932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32805" cy="5932805"/>
                      </a:xfrm>
                      <a:prstGeom prst="rect">
                        <a:avLst/>
                      </a:prstGeom>
                      <a:noFill/>
                      <a:ln>
                        <a:noFill/>
                      </a:ln>
                    </pic:spPr>
                  </pic:pic>
                </a:graphicData>
              </a:graphic>
            </wp:inline>
          </w:drawing>
        </w:r>
        <w:commentRangeEnd w:id="38"/>
        <w:r w:rsidR="00FE1093">
          <w:rPr>
            <w:rStyle w:val="CommentReference"/>
            <w:rFonts w:asciiTheme="minorHAnsi" w:eastAsiaTheme="minorHAnsi" w:hAnsiTheme="minorHAnsi" w:cstheme="minorBidi"/>
            <w:color w:val="auto"/>
          </w:rPr>
          <w:commentReference w:id="38"/>
        </w:r>
      </w:ins>
      <w:commentRangeEnd w:id="39"/>
      <w:r w:rsidR="0069042E">
        <w:rPr>
          <w:rStyle w:val="CommentReference"/>
          <w:rFonts w:asciiTheme="minorHAnsi" w:eastAsiaTheme="minorHAnsi" w:hAnsiTheme="minorHAnsi" w:cstheme="minorBidi"/>
          <w:color w:val="auto"/>
        </w:rPr>
        <w:commentReference w:id="39"/>
      </w:r>
    </w:p>
    <w:p w14:paraId="0D7BA975" w14:textId="13EB7C7B" w:rsidR="009F4A02" w:rsidRDefault="00047573" w:rsidP="00E35B02">
      <w:pPr>
        <w:pStyle w:val="Caption"/>
        <w:jc w:val="both"/>
      </w:pPr>
      <w:bookmarkStart w:id="41" w:name="_Ref36243749"/>
      <w:r>
        <w:t xml:space="preserve">Figure </w:t>
      </w:r>
      <w:fldSimple w:instr=" SEQ Figure \* ARABIC ">
        <w:r w:rsidR="002E7542">
          <w:rPr>
            <w:noProof/>
          </w:rPr>
          <w:t>1</w:t>
        </w:r>
      </w:fldSimple>
      <w:bookmarkEnd w:id="41"/>
      <w:r>
        <w:t xml:space="preserve">: </w:t>
      </w:r>
      <w:r w:rsidRPr="00DA363B">
        <w:rPr>
          <w:b/>
          <w:bCs/>
        </w:rPr>
        <w:t>A</w:t>
      </w:r>
      <w:r>
        <w:t xml:space="preserve">. Trajectories per initial horizontal velocity, time-to-contact and ball type in the context of a 2D image of the visual scene. The </w:t>
      </w:r>
      <w:ins w:id="42" w:author="Björn Jörges" w:date="2020-05-15T22:34:00Z">
        <w:r w:rsidR="004F681C">
          <w:t xml:space="preserve">red </w:t>
        </w:r>
      </w:ins>
      <w:r>
        <w:t xml:space="preserve">parts close to the peak illustrate the range </w:t>
      </w:r>
      <w:r w:rsidR="005120FD">
        <w:t>during</w:t>
      </w:r>
      <w:r>
        <w:t xml:space="preserve"> which the ball disappeared.</w:t>
      </w:r>
      <w:ins w:id="43" w:author="Björn Jörges" w:date="2020-05-17T23:06:00Z">
        <w:r w:rsidR="00A02E5E">
          <w:t xml:space="preserve"> </w:t>
        </w:r>
      </w:ins>
      <w:ins w:id="44" w:author="Björn Jörges" w:date="2020-05-17T23:35:00Z">
        <w:r w:rsidR="000C0E1B">
          <w:t xml:space="preserve">Accordingly, the solid blue lines refer to the visible part of the trajectories, while the translucent blue parts refer to the occluded part of the trajectories. </w:t>
        </w:r>
        <w:r w:rsidR="000C0E1B" w:rsidRPr="00DA363B">
          <w:rPr>
            <w:b/>
            <w:bCs/>
          </w:rPr>
          <w:t>B</w:t>
        </w:r>
        <w:r w:rsidR="000C0E1B">
          <w:t xml:space="preserve">. Simulated horizontal speed over time for the “Air Drag: Present” condition. The dashed horizontal lines indicate the horizontal velocity for the “Air Drag: Absent” condition, which is constant at 3.0 or 3.5 m/s throughout the trajectory. Gold indicates the target of tennis ball size and grey indicates the target of basketball size. The red parts of the trajectories indicate the window in which the target disappeared. The solid colors indicate the visible parts of the trajectory and the translucent parts refer to the occluded parts.  </w:t>
        </w:r>
        <w:r w:rsidR="000C0E1B" w:rsidRPr="00DA363B">
          <w:rPr>
            <w:b/>
            <w:bCs/>
          </w:rPr>
          <w:t>C</w:t>
        </w:r>
        <w:r w:rsidR="000C0E1B">
          <w:t>.</w:t>
        </w:r>
        <w:del w:id="45" w:author="Björn Jörges" w:date="2020-05-15T22:29:00Z">
          <w:r w:rsidR="000C0E1B" w:rsidDel="004F681C">
            <w:delText xml:space="preserve"> </w:delText>
          </w:r>
        </w:del>
        <w:r w:rsidR="000C0E1B">
          <w:t xml:space="preserve"> Vertical speed for the “Air Drag: Present” condition minus vertical speed for the “Air Drag: Absent” condition throughout the trajectory. The dashed horizontal line indicates a difference of 0 between between trajectories in the “Air Drag: Present” condition and the “Air Drag: Absent” condition.  </w:t>
        </w:r>
        <w:r w:rsidR="000C0E1B" w:rsidRPr="00A02E5E">
          <w:t xml:space="preserve"> </w:t>
        </w:r>
        <w:r w:rsidR="000C0E1B">
          <w:t xml:space="preserve">The red parts of the trajectories indicate the window in which the target disappeared. The solid colors indicate the visible parts of the trajectory and the translucent parts refer to the occluded parts.  </w:t>
        </w:r>
      </w:ins>
      <w:r w:rsidR="007C7DAE" w:rsidRPr="00DA363B">
        <w:rPr>
          <w:b/>
          <w:bCs/>
        </w:rPr>
        <w:t>D</w:t>
      </w:r>
      <w:r w:rsidR="007C7DAE">
        <w:t xml:space="preserve">. </w:t>
      </w:r>
      <w:r>
        <w:t xml:space="preserve">Simulated effective times-to-contact per time-to-contact. Different icon types denote whether the </w:t>
      </w:r>
      <w:r w:rsidR="00707A8B">
        <w:t xml:space="preserve">physical properties of the </w:t>
      </w:r>
      <w:r w:rsidR="005120FD">
        <w:t>object corresponded</w:t>
      </w:r>
      <w:r>
        <w:t xml:space="preserve"> to </w:t>
      </w:r>
      <w:r w:rsidR="00707A8B">
        <w:t xml:space="preserve">a Basket </w:t>
      </w:r>
      <w:r>
        <w:t>(</w:t>
      </w:r>
      <w:r w:rsidR="004140C9">
        <w:t>circle</w:t>
      </w:r>
      <w:r>
        <w:t xml:space="preserve">) or </w:t>
      </w:r>
      <w:r w:rsidR="004140C9">
        <w:t xml:space="preserve">Tennis </w:t>
      </w:r>
      <w:r w:rsidR="007A697D">
        <w:t>(</w:t>
      </w:r>
      <w:r>
        <w:t>triangle)</w:t>
      </w:r>
      <w:r w:rsidR="004140C9">
        <w:t xml:space="preserve"> ball</w:t>
      </w:r>
      <w:r>
        <w:t>. Colors illustrate whether air drag was present (</w:t>
      </w:r>
      <w:r w:rsidR="00A94113">
        <w:t>blue)</w:t>
      </w:r>
      <w:r>
        <w:t xml:space="preserve"> or not (</w:t>
      </w:r>
      <w:r w:rsidR="00A94113">
        <w:t>red</w:t>
      </w:r>
      <w:r>
        <w:t xml:space="preserve">). </w:t>
      </w:r>
      <w:r w:rsidR="007C7DAE" w:rsidRPr="00DA363B">
        <w:rPr>
          <w:b/>
          <w:bCs/>
        </w:rPr>
        <w:t>E</w:t>
      </w:r>
      <w:r>
        <w:t>. Same as</w:t>
      </w:r>
      <w:r w:rsidR="007C7DAE">
        <w:t xml:space="preserve"> D</w:t>
      </w:r>
      <w:r>
        <w:t xml:space="preserve">, but for the </w:t>
      </w:r>
      <w:r w:rsidR="00A07C33">
        <w:t>point of impact</w:t>
      </w:r>
      <w:r>
        <w:t>.</w:t>
      </w:r>
    </w:p>
    <w:p w14:paraId="60899DE4" w14:textId="4CAAAB98" w:rsidR="00047573" w:rsidRPr="00255627" w:rsidRDefault="00C63A7A" w:rsidP="00255627">
      <w:pPr>
        <w:jc w:val="both"/>
      </w:pPr>
      <w:r w:rsidRPr="00255627">
        <w:lastRenderedPageBreak/>
        <w:t xml:space="preserve">While longer flight durations would have led to greater differences between </w:t>
      </w:r>
      <w:r w:rsidR="007615FA">
        <w:t>“</w:t>
      </w:r>
      <w:r w:rsidRPr="00CE140E">
        <w:t>Air</w:t>
      </w:r>
      <w:r w:rsidR="002F5A92">
        <w:t xml:space="preserve"> D</w:t>
      </w:r>
      <w:r w:rsidRPr="00CE140E">
        <w:t>rag: Present</w:t>
      </w:r>
      <w:r w:rsidR="007615FA">
        <w:t>”</w:t>
      </w:r>
      <w:r w:rsidRPr="00255627">
        <w:t xml:space="preserve"> and </w:t>
      </w:r>
      <w:r w:rsidR="007615FA">
        <w:t>“</w:t>
      </w:r>
      <w:r w:rsidRPr="00CE140E">
        <w:t>Air</w:t>
      </w:r>
      <w:r w:rsidR="002F5A92">
        <w:t xml:space="preserve"> D</w:t>
      </w:r>
      <w:r w:rsidRPr="00CE140E">
        <w:t>rag: Absent</w:t>
      </w:r>
      <w:r w:rsidR="007615FA">
        <w:t>”</w:t>
      </w:r>
      <w:r w:rsidRPr="00255627">
        <w:t xml:space="preserve">, </w:t>
      </w:r>
      <w:r w:rsidR="009044FC" w:rsidRPr="00255627">
        <w:t xml:space="preserve">it was important to provide as realistic an environment as possible, as it has been shown previously that humans only apply some of their knowledge about the world when the display is immersive enough </w:t>
      </w:r>
      <w:r w:rsidR="009044FC" w:rsidRPr="00255627">
        <w:fldChar w:fldCharType="begin" w:fldLock="1"/>
      </w:r>
      <w:r w:rsidR="00C8393C" w:rsidRPr="00255627">
        <w:instrText>ADDIN CSL_CITATION {"citationItems":[{"id":"ITEM-1","itemData":{"DOI":"10.1167/11.10.13.Introduction","ISSN":"1534-7362","PMID":"21933933","abstract":"Dealing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Vision","id":"ITEM-1","issue":"10","issued":{"date-parts":[["2011"]]},"page":"1-10","title":"Coherence of structural visual cues and pictorial gravity paves the way for interceptive actions","type":"article-journal","volume":"11"},"uris":["http://www.mendeley.com/documents/?uuid=f823a239-757b-48ff-811d-7f645693d896"]}],"mendeley":{"formattedCitation":"(Zago et al., 2011)","plainTextFormattedCitation":"(Zago et al., 2011)","previouslyFormattedCitation":"(Zago et al., 2011)"},"properties":{"noteIndex":0},"schema":"https://github.com/citation-style-language/schema/raw/master/csl-citation.json"}</w:instrText>
      </w:r>
      <w:r w:rsidR="009044FC" w:rsidRPr="00255627">
        <w:fldChar w:fldCharType="separate"/>
      </w:r>
      <w:r w:rsidR="009044FC" w:rsidRPr="00255627">
        <w:rPr>
          <w:noProof/>
        </w:rPr>
        <w:t>(Zago et al., 2011)</w:t>
      </w:r>
      <w:r w:rsidR="009044FC" w:rsidRPr="00255627">
        <w:fldChar w:fldCharType="end"/>
      </w:r>
      <w:r w:rsidR="009044FC" w:rsidRPr="00255627">
        <w:t xml:space="preserve">. </w:t>
      </w:r>
      <w:r w:rsidR="000016D2" w:rsidRPr="00255627">
        <w:t>Temporally and spatially longer</w:t>
      </w:r>
      <w:r w:rsidR="009044FC" w:rsidRPr="00255627">
        <w:t xml:space="preserve"> trajectories</w:t>
      </w:r>
      <w:r w:rsidR="00115BD2" w:rsidRPr="00255627">
        <w:t xml:space="preserve"> would have required us to simulate the targets at even greater distances, making virtual reality-related </w:t>
      </w:r>
      <w:r w:rsidR="0050495C" w:rsidRPr="00255627">
        <w:t xml:space="preserve">biases in distance perception </w:t>
      </w:r>
      <w:r w:rsidR="0050495C" w:rsidRPr="00255627">
        <w:fldChar w:fldCharType="begin" w:fldLock="1"/>
      </w:r>
      <w:r w:rsidR="008E4971">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50495C" w:rsidRPr="00255627">
        <w:fldChar w:fldCharType="separate"/>
      </w:r>
      <w:r w:rsidR="0050495C" w:rsidRPr="00255627">
        <w:rPr>
          <w:noProof/>
        </w:rPr>
        <w:t>(Messing &amp; Durgin, 2005)</w:t>
      </w:r>
      <w:r w:rsidR="0050495C" w:rsidRPr="00255627">
        <w:fldChar w:fldCharType="end"/>
      </w:r>
      <w:r w:rsidR="0050495C" w:rsidRPr="00255627">
        <w:t xml:space="preserve"> more likely. For the sake of more ecologically valid circumstances, we thus opted for an intermediate distance and shorter presentation times.</w:t>
      </w:r>
      <w:r w:rsidR="002C3FA2" w:rsidRPr="00255627">
        <w:t xml:space="preserve"> </w:t>
      </w:r>
      <w:r w:rsidRPr="00255627">
        <w:fldChar w:fldCharType="begin"/>
      </w:r>
      <w:r w:rsidRPr="00255627">
        <w:instrText xml:space="preserve"> REF _Ref36243749 \h </w:instrText>
      </w:r>
      <w:r w:rsidR="00255627">
        <w:instrText xml:space="preserve"> \* MERGEFORMAT </w:instrText>
      </w:r>
      <w:r w:rsidRPr="00255627">
        <w:fldChar w:fldCharType="separate"/>
      </w:r>
      <w:r>
        <w:t>Figure 1</w:t>
      </w:r>
      <w:r w:rsidRPr="00255627">
        <w:fldChar w:fldCharType="end"/>
      </w:r>
      <w:r w:rsidRPr="00255627">
        <w:t xml:space="preserve"> provides an oversight over different parameters of our stimuli.</w:t>
      </w:r>
    </w:p>
    <w:p w14:paraId="4ECACC8B" w14:textId="24573C12" w:rsidR="00196BBA" w:rsidRDefault="00196BBA" w:rsidP="00255627">
      <w:pPr>
        <w:jc w:val="both"/>
      </w:pPr>
      <w:r w:rsidRPr="00255627">
        <w:t xml:space="preserve">Before commencing the main part of the experiment, each subject was asked to move around in the virtual environment using </w:t>
      </w:r>
      <w:r w:rsidR="008712D9">
        <w:t>a</w:t>
      </w:r>
      <w:r w:rsidRPr="00255627">
        <w:t xml:space="preserve"> joystick. </w:t>
      </w:r>
      <w:r w:rsidR="00B651B8" w:rsidRPr="00B651B8">
        <w:t xml:space="preserve">This was done so that the participants could become familiar not only with the environment, but also with the actual size of the balls </w:t>
      </w:r>
      <w:r w:rsidR="005120FD">
        <w:t>presented</w:t>
      </w:r>
      <w:r w:rsidR="00B651B8" w:rsidRPr="00B651B8">
        <w:t xml:space="preserve"> in this experiment. </w:t>
      </w:r>
      <w:r w:rsidRPr="00255627">
        <w:t>After giving them about half a minute to familiarize themselves with the experiment, they underwent 48 training trials</w:t>
      </w:r>
      <w:r w:rsidR="00255627">
        <w:t xml:space="preserve"> (each condition combination once)</w:t>
      </w:r>
      <w:r w:rsidRPr="00255627">
        <w:t xml:space="preserve"> in which the ball reappeared when they pressed the button used to time their response. This gave them spatial cues about their error and allowed them to </w:t>
      </w:r>
      <w:r w:rsidR="00255627">
        <w:t>attune to the task and the visual scene.</w:t>
      </w:r>
    </w:p>
    <w:p w14:paraId="06EF203C" w14:textId="77427536" w:rsidR="00B844FA" w:rsidRPr="00255627" w:rsidRDefault="00B844FA" w:rsidP="00255627">
      <w:pPr>
        <w:jc w:val="both"/>
      </w:pPr>
      <w:r>
        <w:t>The Python program used to present the stimuli and collect the data has been uploaded on Open Science Foundation (</w:t>
      </w:r>
      <w:hyperlink r:id="rId17" w:history="1">
        <w:r>
          <w:rPr>
            <w:rStyle w:val="Hyperlink"/>
          </w:rPr>
          <w:t>https://osf.io/8gxp7/</w:t>
        </w:r>
      </w:hyperlink>
      <w:r>
        <w:t>).</w:t>
      </w:r>
    </w:p>
    <w:p w14:paraId="0C544FB0" w14:textId="77777777" w:rsidR="00C63A7A" w:rsidRPr="00047573" w:rsidRDefault="00C63A7A" w:rsidP="00047573"/>
    <w:p w14:paraId="3DE67040" w14:textId="104882BA" w:rsidR="009F4A02" w:rsidRDefault="009F4A02" w:rsidP="009F4A02">
      <w:pPr>
        <w:pStyle w:val="Heading2"/>
      </w:pPr>
      <w:bookmarkStart w:id="46" w:name="_Ref40547202"/>
      <w:r>
        <w:t>Data Analysis Plan</w:t>
      </w:r>
      <w:r w:rsidR="004A25AA">
        <w:t xml:space="preserve"> and Predictions</w:t>
      </w:r>
      <w:bookmarkEnd w:id="46"/>
    </w:p>
    <w:tbl>
      <w:tblPr>
        <w:tblStyle w:val="TableGrid"/>
        <w:tblpPr w:leftFromText="180" w:rightFromText="180" w:vertAnchor="text" w:horzAnchor="margin" w:tblpY="989"/>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E58BD" w:rsidRPr="00C607DA" w14:paraId="2F416FB1" w14:textId="77777777" w:rsidTr="00FE58BD">
        <w:trPr>
          <w:trHeight w:val="376"/>
        </w:trPr>
        <w:tc>
          <w:tcPr>
            <w:tcW w:w="8314" w:type="dxa"/>
            <w:shd w:val="clear" w:color="auto" w:fill="FFFFFF" w:themeFill="background1"/>
            <w:vAlign w:val="center"/>
          </w:tcPr>
          <w:p w14:paraId="594D2092" w14:textId="77777777" w:rsidR="00FE58BD" w:rsidRPr="00C607DA" w:rsidRDefault="00145A1C" w:rsidP="00FE58BD">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Timing</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den>
                </m:f>
              </m:oMath>
            </m:oMathPara>
          </w:p>
          <w:p w14:paraId="7EE76943" w14:textId="77777777" w:rsidR="00FE58BD" w:rsidRPr="00C607DA" w:rsidRDefault="00FE58BD" w:rsidP="00FE58BD">
            <w:pPr>
              <w:pStyle w:val="MaterialsandMethodsText"/>
              <w:jc w:val="center"/>
              <w:rPr>
                <w:sz w:val="20"/>
                <w:szCs w:val="20"/>
                <w:lang w:val="es-ES"/>
              </w:rPr>
            </w:pPr>
          </w:p>
        </w:tc>
        <w:tc>
          <w:tcPr>
            <w:tcW w:w="783" w:type="dxa"/>
            <w:shd w:val="clear" w:color="auto" w:fill="FFFFFF" w:themeFill="background1"/>
            <w:vAlign w:val="center"/>
          </w:tcPr>
          <w:p w14:paraId="0EBE2295" w14:textId="77777777" w:rsidR="00FE58BD" w:rsidRPr="00C607DA" w:rsidRDefault="00FE58BD" w:rsidP="00FE58BD">
            <w:pPr>
              <w:pStyle w:val="MaterialsandMethodsText"/>
              <w:rPr>
                <w:sz w:val="20"/>
                <w:szCs w:val="20"/>
              </w:rPr>
            </w:pPr>
            <w:r w:rsidRPr="00C607DA">
              <w:rPr>
                <w:sz w:val="20"/>
                <w:szCs w:val="20"/>
              </w:rPr>
              <w:t>[11]</w:t>
            </w:r>
          </w:p>
        </w:tc>
      </w:tr>
      <w:tr w:rsidR="00FE58BD" w:rsidRPr="00C607DA" w14:paraId="798121D2" w14:textId="77777777" w:rsidTr="00FE58BD">
        <w:trPr>
          <w:trHeight w:val="376"/>
        </w:trPr>
        <w:tc>
          <w:tcPr>
            <w:tcW w:w="8314" w:type="dxa"/>
            <w:shd w:val="clear" w:color="auto" w:fill="FFFFFF" w:themeFill="background1"/>
            <w:vAlign w:val="center"/>
          </w:tcPr>
          <w:p w14:paraId="7C66B0AA" w14:textId="77777777" w:rsidR="00FE58BD" w:rsidRPr="00C607DA" w:rsidRDefault="00145A1C" w:rsidP="00FE58BD">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Space</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Space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den>
                </m:f>
              </m:oMath>
            </m:oMathPara>
          </w:p>
        </w:tc>
        <w:tc>
          <w:tcPr>
            <w:tcW w:w="783" w:type="dxa"/>
            <w:shd w:val="clear" w:color="auto" w:fill="FFFFFF" w:themeFill="background1"/>
            <w:vAlign w:val="center"/>
          </w:tcPr>
          <w:p w14:paraId="0A946205" w14:textId="77777777" w:rsidR="00FE58BD" w:rsidRPr="00C607DA" w:rsidRDefault="00FE58BD" w:rsidP="00FE58BD">
            <w:pPr>
              <w:pStyle w:val="MaterialsandMethodsText"/>
              <w:rPr>
                <w:sz w:val="20"/>
                <w:szCs w:val="20"/>
              </w:rPr>
            </w:pPr>
            <w:r w:rsidRPr="00C607DA">
              <w:rPr>
                <w:sz w:val="20"/>
                <w:szCs w:val="20"/>
              </w:rPr>
              <w:t>[12]</w:t>
            </w:r>
          </w:p>
        </w:tc>
      </w:tr>
    </w:tbl>
    <w:p w14:paraId="4F3A8813" w14:textId="0C122435" w:rsidR="00FE58BD" w:rsidRDefault="009F4A02" w:rsidP="00EC2370">
      <w:pPr>
        <w:jc w:val="both"/>
      </w:pPr>
      <w:r>
        <w:t>We first standardized responses times and spatial errors by adding them to the extrapolated duration or space and then dividing them by the extrapolated duration or space</w:t>
      </w:r>
      <w:r w:rsidR="00FE58BD">
        <w:t>:</w:t>
      </w:r>
    </w:p>
    <w:p w14:paraId="67440358" w14:textId="0DD21349" w:rsidR="009F4A02" w:rsidRDefault="009F4A02" w:rsidP="00EC2370">
      <w:pPr>
        <w:jc w:val="both"/>
      </w:pPr>
      <w:r>
        <w:t xml:space="preserve">This way, we achieve a standardized value that is comparable across the different times-to-contact, where 1 indicates perfect </w:t>
      </w:r>
      <w:r w:rsidR="00B651B8">
        <w:t>accuracy</w:t>
      </w:r>
      <w:r>
        <w:t xml:space="preserve">, values below one denote too early temporal responses or an undershoot and values above one denote too late temporal responses or an overshoot. </w:t>
      </w:r>
    </w:p>
    <w:p w14:paraId="21A299F0" w14:textId="4A85B318" w:rsidR="004A25AA" w:rsidRDefault="009F4A02" w:rsidP="00EC2370">
      <w:pPr>
        <w:jc w:val="both"/>
      </w:pPr>
      <w:r>
        <w:t xml:space="preserve">We then removed those trials as outliers where the </w:t>
      </w:r>
      <w:r w:rsidR="00F26B7E">
        <w:t>spatial</w:t>
      </w:r>
      <w:r w:rsidR="004C7734">
        <w:t xml:space="preserve"> </w:t>
      </w:r>
      <w:r w:rsidR="00797B60">
        <w:t>Error Ratio</w:t>
      </w:r>
      <w:r>
        <w:t xml:space="preserve"> </w:t>
      </w:r>
      <w:r w:rsidR="00797B60">
        <w:t>was smaller than 0.25 or greater than 4.</w:t>
      </w:r>
      <w:r w:rsidR="00F26B7E">
        <w:t xml:space="preserve"> Additionally, we remove those trials as outliers where the </w:t>
      </w:r>
      <w:r w:rsidR="00896872">
        <w:t>timing response was given earlier than 100</w:t>
      </w:r>
      <w:r w:rsidR="00622DAF">
        <w:t> </w:t>
      </w:r>
      <w:r w:rsidR="00896872">
        <w:t xml:space="preserve">ms </w:t>
      </w:r>
      <w:r w:rsidR="00622DAF">
        <w:t>a</w:t>
      </w:r>
      <w:r w:rsidR="00896872">
        <w:t xml:space="preserve">fter </w:t>
      </w:r>
      <w:r w:rsidR="00622DAF">
        <w:t xml:space="preserve">the </w:t>
      </w:r>
      <w:r w:rsidR="00896872">
        <w:t xml:space="preserve">ball disappeared and </w:t>
      </w:r>
      <w:r w:rsidR="008A505D">
        <w:t>larger than 3 seconds</w:t>
      </w:r>
      <w:r w:rsidR="00A6399B">
        <w:t xml:space="preserve"> (in comparison to correct responses between 380 and 630 ms)</w:t>
      </w:r>
      <w:r w:rsidR="008A505D">
        <w:t xml:space="preserve">. </w:t>
      </w:r>
      <w:r w:rsidR="005A1895">
        <w:t xml:space="preserve">We found that </w:t>
      </w:r>
      <w:r w:rsidR="006B4F90">
        <w:t xml:space="preserve">the lower bound for the timing response </w:t>
      </w:r>
      <w:r w:rsidR="000515AC">
        <w:t>removed a significant portion of trials for two participants (</w:t>
      </w:r>
      <w:r w:rsidR="00AA7417">
        <w:t>18.5%</w:t>
      </w:r>
      <w:r w:rsidR="005E04FB">
        <w:t xml:space="preserve"> for s02</w:t>
      </w:r>
      <w:r w:rsidR="00AA7417">
        <w:t xml:space="preserve"> and 14.5%</w:t>
      </w:r>
      <w:r w:rsidR="005E04FB">
        <w:t xml:space="preserve"> for s04; see </w:t>
      </w:r>
      <w:r w:rsidR="005E04FB">
        <w:fldChar w:fldCharType="begin"/>
      </w:r>
      <w:r w:rsidR="005E04FB">
        <w:instrText xml:space="preserve"> REF _Ref37724857 \h </w:instrText>
      </w:r>
      <w:r w:rsidR="005E04FB">
        <w:fldChar w:fldCharType="separate"/>
      </w:r>
      <w:r w:rsidR="005E04FB">
        <w:t xml:space="preserve">Complementary Figure </w:t>
      </w:r>
      <w:r w:rsidR="005E04FB">
        <w:rPr>
          <w:noProof/>
        </w:rPr>
        <w:t>1</w:t>
      </w:r>
      <w:r w:rsidR="005E04FB">
        <w:fldChar w:fldCharType="end"/>
      </w:r>
      <w:r w:rsidR="000515AC">
        <w:t>)</w:t>
      </w:r>
      <w:r w:rsidR="00074BFA">
        <w:t xml:space="preserve"> while the mean percentage</w:t>
      </w:r>
      <w:r w:rsidR="00936508">
        <w:t xml:space="preserve"> of removed trials </w:t>
      </w:r>
      <w:r w:rsidR="00461D30">
        <w:t xml:space="preserve">for the rest of the </w:t>
      </w:r>
      <w:r w:rsidR="004A4C6D">
        <w:t>p</w:t>
      </w:r>
      <w:r w:rsidR="00461D30">
        <w:t>articipants is 1.0</w:t>
      </w:r>
      <w:r w:rsidR="004A4C6D">
        <w:t>9</w:t>
      </w:r>
      <w:r w:rsidR="00AF1CD8">
        <w:t>%</w:t>
      </w:r>
      <w:r w:rsidR="00847DEE">
        <w:t xml:space="preserve"> </w:t>
      </w:r>
      <w:r w:rsidR="00AF1CD8">
        <w:t>. Therefore,</w:t>
      </w:r>
      <w:r w:rsidR="007212FD">
        <w:t xml:space="preserve"> we </w:t>
      </w:r>
      <w:r w:rsidR="00622DAF">
        <w:t xml:space="preserve">concluded that these participants did not consistently follow task instructions and </w:t>
      </w:r>
      <w:r w:rsidR="001F2C35">
        <w:t>excluded</w:t>
      </w:r>
      <w:r w:rsidR="00622DAF">
        <w:t xml:space="preserve"> them </w:t>
      </w:r>
      <w:r w:rsidR="001F2C35">
        <w:t xml:space="preserve">from </w:t>
      </w:r>
      <w:r w:rsidR="003C1AE8">
        <w:t>further analys</w:t>
      </w:r>
      <w:r w:rsidR="001F2C35">
        <w:t>e</w:t>
      </w:r>
      <w:r w:rsidR="003C1AE8">
        <w:t>s</w:t>
      </w:r>
      <w:r w:rsidR="009546E1">
        <w:t xml:space="preserve">. In a second step, we removed those trials where either of the </w:t>
      </w:r>
      <w:r w:rsidR="00312842">
        <w:t xml:space="preserve">absolute </w:t>
      </w:r>
      <w:r w:rsidR="009546E1">
        <w:t>error</w:t>
      </w:r>
      <w:r w:rsidR="00312842">
        <w:t>s</w:t>
      </w:r>
      <w:r w:rsidR="009546E1">
        <w:t xml:space="preserve"> lay more than 1.5 times the interquartile distance above the upper quartile</w:t>
      </w:r>
      <w:r w:rsidR="00622DAF">
        <w:t xml:space="preserve"> for the regarding participant and condition</w:t>
      </w:r>
      <w:r w:rsidR="009546E1">
        <w:t xml:space="preserve"> or below the lower quartile. </w:t>
      </w:r>
      <w:r w:rsidR="00622DAF">
        <w:t>this</w:t>
      </w:r>
      <w:r w:rsidR="006B4469">
        <w:t xml:space="preserve"> </w:t>
      </w:r>
      <w:r w:rsidR="009546E1">
        <w:t>led to a loss of</w:t>
      </w:r>
      <w:r w:rsidR="00622DAF">
        <w:t xml:space="preserve"> another</w:t>
      </w:r>
      <w:r w:rsidR="009546E1">
        <w:t xml:space="preserve"> 1067 trials, or </w:t>
      </w:r>
      <w:r w:rsidR="006B4469">
        <w:t>6.17</w:t>
      </w:r>
      <w:r w:rsidR="009546E1">
        <w:t>% of the remaining trial</w:t>
      </w:r>
      <w:r w:rsidR="00622DAF">
        <w:t>s</w:t>
      </w:r>
      <w:r w:rsidR="009546E1">
        <w:t xml:space="preserve">. </w:t>
      </w:r>
      <w:r w:rsidR="003C1AE8">
        <w:t xml:space="preserve"> </w:t>
      </w:r>
      <w:r w:rsidR="008D6DCF">
        <w:t>We</w:t>
      </w:r>
      <w:r>
        <w:t xml:space="preserve"> then proceeded to test our hypotheses with a combination of Linear Mixed Modelling </w:t>
      </w:r>
      <w:r>
        <w:fldChar w:fldCharType="begin" w:fldLock="1"/>
      </w:r>
      <w:r w:rsidR="00CD05C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w:instrText>
      </w:r>
      <w:r w:rsidR="00CD05C5" w:rsidRPr="00603584">
        <w:instrText xml:space="preserve">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fldChar w:fldCharType="separate"/>
      </w:r>
      <w:r w:rsidRPr="00603584">
        <w:rPr>
          <w:noProof/>
        </w:rPr>
        <w:t>(Bates, Mächler, Bolker, &amp; Walker, 2015)</w:t>
      </w:r>
      <w:r>
        <w:fldChar w:fldCharType="end"/>
      </w:r>
      <w:r w:rsidRPr="00603584">
        <w:t xml:space="preserve"> and Bayesian Linear Mixed Modelling </w:t>
      </w:r>
      <w:r>
        <w:fldChar w:fldCharType="begin" w:fldLock="1"/>
      </w:r>
      <w:r w:rsidRPr="00603584">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2.14.1","type":"article-journal"},"uris":["http://www.mendeley.com/documents/?uuid=fb3239f5-d574-4b57-81fc-35b33fa798d9"]},{"id":"ITEM-2","itemData":{"DOI":"10.32614/rj-2018-017","ISSN":"20734859","abstract":"The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Journal","id":"ITEM-2","issue":"1","issued":{"date-parts":[["2018"]]},"page":"395-411","title":"Advanced Bayesian multilevel modeling with the R package brms","type":"article-journal","volume":"10"},"uris":["http://www.mendeley.com/documents/?uuid=cada382b-57a6-46f5-b4f3-cb35d401778f"]}],"mendeley":{"formattedCitation":"(Bürkner, 2018; Stan Development Team, 2016)","plainTextFormattedCitation":"(Bürkner, 2018; Stan Development Team, 2016)","previouslyFormattedCitation":"(Bürkner, 2018; Stan Development Team, 2016)"},"properties":{"noteIndex":0},"schema":"https://github.com/citation-style-language/schema/raw/master/csl-citation.json"}</w:instrText>
      </w:r>
      <w:r>
        <w:fldChar w:fldCharType="separate"/>
      </w:r>
      <w:r w:rsidRPr="00603584">
        <w:rPr>
          <w:noProof/>
        </w:rPr>
        <w:t>(Bürkner, 2018; Stan Development Team, 2016)</w:t>
      </w:r>
      <w:r>
        <w:fldChar w:fldCharType="end"/>
      </w:r>
      <w:r w:rsidRPr="00603584">
        <w:t>.</w:t>
      </w:r>
      <w:r w:rsidR="00B86946" w:rsidRPr="00603584">
        <w:t xml:space="preserve"> </w:t>
      </w:r>
      <w:r w:rsidR="00B86946" w:rsidRPr="00361706">
        <w:lastRenderedPageBreak/>
        <w:t xml:space="preserve">Linear Mixed Modelling allows to </w:t>
      </w:r>
      <w:r w:rsidR="00D57C5D" w:rsidRPr="00361706">
        <w:t xml:space="preserve">estimate intercepts and regression coefficients across the whole population (“fixed effects”) or separately for sub-groups of the population (“random effects”). </w:t>
      </w:r>
      <w:r w:rsidR="00D57C5D">
        <w:t xml:space="preserve">This allows us to separate between variability in responses due to the effect in question, and variability due to other sources, e. g. idiosyncrasies </w:t>
      </w:r>
      <w:r w:rsidR="00BC5EA2">
        <w:t>i</w:t>
      </w:r>
      <w:r w:rsidR="005022B4">
        <w:t xml:space="preserve">n the mean response criterion </w:t>
      </w:r>
      <w:r w:rsidR="00D57C5D">
        <w:t>of each participant. Bayesian Linear Mixed Modelling extends this framework by estimating whole distributions for each fixed and random effect</w:t>
      </w:r>
      <w:r w:rsidR="00603584">
        <w:t xml:space="preserve">. </w:t>
      </w:r>
      <w:r w:rsidR="001D3148">
        <w:t xml:space="preserve">It furthermore provides a convenient way to quantify the support data lend </w:t>
      </w:r>
      <w:r w:rsidR="001D3148" w:rsidRPr="00A84BFB">
        <w:rPr>
          <w:i/>
          <w:iCs/>
        </w:rPr>
        <w:t>in favor of</w:t>
      </w:r>
      <w:r w:rsidR="001D3148">
        <w:t xml:space="preserve"> a Null Hypothesis when the Null Hypothesis can’t be rejected. </w:t>
      </w:r>
      <w:r w:rsidR="00603584">
        <w:t>Bayesian analyses furthermore allow to directly contrast two competing hypotheses and quantify to which extent the data confirm one hypothesis over another. This will play an important role for Hypothesis 1 (see below)</w:t>
      </w:r>
      <w:r w:rsidR="00D1708A">
        <w:t>. It furthermore enables the application of priors</w:t>
      </w:r>
      <w:r w:rsidR="000E10F8">
        <w:t>; we, however, will</w:t>
      </w:r>
      <w:r w:rsidR="00D1708A">
        <w:t xml:space="preserve"> not make us</w:t>
      </w:r>
      <w:r w:rsidR="000E10F8">
        <w:t>e</w:t>
      </w:r>
      <w:r w:rsidR="00D1708A">
        <w:t xml:space="preserve"> of</w:t>
      </w:r>
      <w:r w:rsidR="000E10F8">
        <w:t xml:space="preserve"> this feature</w:t>
      </w:r>
      <w:r w:rsidR="00D1708A">
        <w:t xml:space="preserve"> in the present paper</w:t>
      </w:r>
      <w:r w:rsidR="000E10F8">
        <w:t xml:space="preserve">, and rely on </w:t>
      </w:r>
      <w:r w:rsidR="008B0325">
        <w:t xml:space="preserve">a </w:t>
      </w:r>
      <w:r w:rsidR="000E10F8">
        <w:t>very shallow default prior.</w:t>
      </w:r>
    </w:p>
    <w:p w14:paraId="323DD6DB" w14:textId="6696F4C9" w:rsidR="009D5335" w:rsidRDefault="009D5335" w:rsidP="00EC2370">
      <w:pPr>
        <w:jc w:val="both"/>
      </w:pPr>
      <w:r>
        <w:t xml:space="preserve">We test each hypothesis both temporally and spatially. For </w:t>
      </w:r>
      <w:r w:rsidRPr="00C64662">
        <w:rPr>
          <w:b/>
          <w:bCs/>
        </w:rPr>
        <w:t>Hypothesis 1</w:t>
      </w:r>
      <w:r>
        <w:t xml:space="preserve">, we expect humans to use their internalized knowledge of air drag in their habitual environment to predict object motion. Therefore, performance should be accurate for those trials where air drag is </w:t>
      </w:r>
      <w:r w:rsidR="000776AE">
        <w:t>simulated,</w:t>
      </w:r>
      <w:r w:rsidR="00C64662">
        <w:t xml:space="preserve"> and systematic errors should be observed when the trajectory unfolds without the influence of air drag. </w:t>
      </w:r>
      <w:r>
        <w:t xml:space="preserve">In the temporal task, participants are expected to respond too late </w:t>
      </w:r>
      <w:ins w:id="47" w:author="Borja Aguado Ramirez" w:date="2020-05-14T17:50:00Z">
        <w:r w:rsidR="00AC2646">
          <w:t>(</w:t>
        </w:r>
      </w:ins>
      <w:ins w:id="48" w:author="Borja Aguado Ramirez" w:date="2020-05-14T18:01:00Z">
        <w:r w:rsidR="00323170">
          <w:t>error ratio</w:t>
        </w:r>
      </w:ins>
      <w:ins w:id="49" w:author="Borja Aguado Ramirez" w:date="2020-05-14T17:50:00Z">
        <w:r w:rsidR="009D086D">
          <w:t xml:space="preserve"> larger than 1</w:t>
        </w:r>
        <w:r w:rsidR="00AC2646">
          <w:t xml:space="preserve">) </w:t>
        </w:r>
      </w:ins>
      <w:r>
        <w:t xml:space="preserve">when no air drag is simulated in the visible part </w:t>
      </w:r>
      <w:r w:rsidR="00E16F8E">
        <w:t>of</w:t>
      </w:r>
      <w:r>
        <w:t xml:space="preserve"> the trajectory because air drag would slow the target down on its way from peak back to the initial level</w:t>
      </w:r>
      <w:r w:rsidR="00C64662">
        <w:t xml:space="preserve"> (</w:t>
      </w:r>
      <w:r w:rsidR="00C64662" w:rsidRPr="00E16F8E">
        <w:rPr>
          <w:i/>
          <w:iCs/>
        </w:rPr>
        <w:t>Prediction 1a</w:t>
      </w:r>
      <w:r w:rsidR="00C64662">
        <w:t>). In the spatial task, participants should expect the ball to be slowed down</w:t>
      </w:r>
      <w:ins w:id="50" w:author="Björn Jörges" w:date="2020-05-16T18:49:00Z">
        <w:r w:rsidR="00FE58BD">
          <w:t xml:space="preserve"> </w:t>
        </w:r>
      </w:ins>
      <w:r w:rsidR="00C64662">
        <w:t xml:space="preserve"> by air drag, so we predict an undershoot in participant responses </w:t>
      </w:r>
      <w:ins w:id="51" w:author="Björn Jörges" w:date="2020-05-17T23:35:00Z">
        <w:r w:rsidR="000C0E1B">
          <w:t>(i.e., they place the object too far to the left, which corresponds to errors ratio smaller than 1; Prediction</w:t>
        </w:r>
        <w:r w:rsidR="000C0E1B" w:rsidRPr="00E16F8E">
          <w:rPr>
            <w:i/>
            <w:iCs/>
          </w:rPr>
          <w:t xml:space="preserve"> 1b</w:t>
        </w:r>
        <w:r w:rsidR="000C0E1B">
          <w:t xml:space="preserve">). </w:t>
        </w:r>
      </w:ins>
      <w:r w:rsidR="000E10F8">
        <w:t xml:space="preserve">We first test whether there are any differences between both conditions via Linear Mixed Modelling, and then </w:t>
      </w:r>
      <w:r w:rsidR="00B1371B">
        <w:t xml:space="preserve">establish 95% confidence interval for both “Air Drag: Present” and “Air Drag: Absent” with a bootstrapping method to verify whether </w:t>
      </w:r>
      <w:ins w:id="52" w:author="Borja Aguado Ramirez" w:date="2020-05-14T17:51:00Z">
        <w:r w:rsidR="000C2B52">
          <w:t>n</w:t>
        </w:r>
      </w:ins>
      <w:r w:rsidR="00B1371B">
        <w:t xml:space="preserve">either of them </w:t>
      </w:r>
      <w:del w:id="53" w:author="Borja Aguado Ramirez" w:date="2020-05-14T17:51:00Z">
        <w:r w:rsidR="00B1371B" w:rsidDel="000C2B52">
          <w:delText xml:space="preserve">does not </w:delText>
        </w:r>
      </w:del>
      <w:r w:rsidR="00B1371B">
        <w:t>include</w:t>
      </w:r>
      <w:ins w:id="54" w:author="Borja Aguado Ramirez" w:date="2020-05-14T17:51:00Z">
        <w:r w:rsidR="000C2B52">
          <w:t>s</w:t>
        </w:r>
      </w:ins>
      <w:r w:rsidR="00B1371B">
        <w:t xml:space="preserve"> </w:t>
      </w:r>
      <w:del w:id="55" w:author="Borja Aguado Ramirez" w:date="2020-05-14T17:54:00Z">
        <w:r w:rsidR="00B1371B" w:rsidDel="00EF55EB">
          <w:delText>0</w:delText>
        </w:r>
      </w:del>
      <w:ins w:id="56" w:author="Borja Aguado Ramirez" w:date="2020-05-14T17:54:00Z">
        <w:r w:rsidR="00EF55EB">
          <w:t>1, that is, perfect accuracy</w:t>
        </w:r>
      </w:ins>
      <w:r w:rsidR="00B1371B">
        <w:t>.</w:t>
      </w:r>
      <w:r w:rsidR="00603584">
        <w:t xml:space="preserve"> If neither or both confidence intervals contain </w:t>
      </w:r>
      <w:ins w:id="57" w:author="Borja Aguado Ramirez" w:date="2020-05-14T17:54:00Z">
        <w:r w:rsidR="00EF55EB">
          <w:t>1</w:t>
        </w:r>
      </w:ins>
      <w:del w:id="58" w:author="Borja Aguado Ramirez" w:date="2020-05-14T17:54:00Z">
        <w:r w:rsidR="00603584" w:rsidDel="00EF55EB">
          <w:delText>0</w:delText>
        </w:r>
      </w:del>
      <w:r w:rsidR="00603584">
        <w:t>,</w:t>
      </w:r>
      <w:r w:rsidR="00C91E67">
        <w:t xml:space="preserve"> i.e., if we can reject the Null Hypothesis for both conditions or can’t reject it for either,</w:t>
      </w:r>
      <w:r w:rsidR="00603584">
        <w:t xml:space="preserve"> we </w:t>
      </w:r>
      <w:r w:rsidR="00993D85">
        <w:t xml:space="preserve">use </w:t>
      </w:r>
      <w:r w:rsidR="00603584">
        <w:t xml:space="preserve">Bayesian Linear Mixed Modelling to determine </w:t>
      </w:r>
      <w:r w:rsidR="002F33E5">
        <w:t>in which of both conditions accuracy is higher relative to the other.</w:t>
      </w:r>
    </w:p>
    <w:p w14:paraId="12448E05" w14:textId="06DBB663" w:rsidR="00FE7153" w:rsidRDefault="00FE7153" w:rsidP="00EC2370">
      <w:pPr>
        <w:jc w:val="both"/>
      </w:pPr>
      <w:r>
        <w:t xml:space="preserve">For </w:t>
      </w:r>
      <w:r w:rsidRPr="00A76338">
        <w:rPr>
          <w:b/>
          <w:bCs/>
        </w:rPr>
        <w:t>Hypothesis 2</w:t>
      </w:r>
      <w:r>
        <w:t xml:space="preserve">, </w:t>
      </w:r>
      <w:ins w:id="59" w:author="Björn Jörges" w:date="2020-05-17T23:35:00Z">
        <w:r w:rsidR="002424AD">
          <w:t>we expect that temporal and spatial errors are comparable for targets of tennis ball size and targets of basketball size in the “Air Drag: Present” condition, indicating that participants adapt their predictions to the target sizes and respond accurately in both conditions. In the “Air Drag: Absent” condition, in turn, we should see differences if humans take the size into account when extrapolating motion. When participants extrapolate motion according to a correct physical model of air drag, we expect them to respond earlier for smaller targets and later for bigger targets. Hence, the error ratio should be larger for bigger targets under the “Air Drag: Absent” condition. For the spatial task, in turn, we expect participants to place the point of impact further to the left for bigger targets than for smaller targets. Therefore, the error ratio should be smaller for larger targets. To quantify how similar errors are between these two conditions, we use Linear Mixed Models (</w:t>
        </w:r>
        <w:r w:rsidR="002424AD" w:rsidRPr="00836F61">
          <w:rPr>
            <w:i/>
            <w:iCs/>
          </w:rPr>
          <w:t>Predictions 2a</w:t>
        </w:r>
        <w:r w:rsidR="002424AD">
          <w:t xml:space="preserve"> and </w:t>
        </w:r>
        <w:r w:rsidR="002424AD" w:rsidRPr="00836F61">
          <w:rPr>
            <w:i/>
            <w:iCs/>
          </w:rPr>
          <w:t>2b</w:t>
        </w:r>
        <w:r w:rsidR="002424AD">
          <w:t xml:space="preserve"> for the temporal and the spatial errors, respectively).</w:t>
        </w:r>
      </w:ins>
    </w:p>
    <w:p w14:paraId="490EDBA9" w14:textId="1005AA53" w:rsidR="00E16F8E" w:rsidRDefault="00C64662" w:rsidP="0006438B">
      <w:pPr>
        <w:jc w:val="both"/>
      </w:pPr>
      <w:r w:rsidRPr="00E16F8E">
        <w:rPr>
          <w:b/>
          <w:bCs/>
        </w:rPr>
        <w:t xml:space="preserve">Hypothesis </w:t>
      </w:r>
      <w:r w:rsidR="00FE7153">
        <w:rPr>
          <w:b/>
          <w:bCs/>
        </w:rPr>
        <w:t>3</w:t>
      </w:r>
      <w:r w:rsidR="005E04FB" w:rsidRPr="005E04FB">
        <w:t xml:space="preserve"> is contingent on Hypothesis 2. If we find support for Hypothesis 2</w:t>
      </w:r>
      <w:r>
        <w:t xml:space="preserve">, we </w:t>
      </w:r>
      <w:r w:rsidR="005E04FB">
        <w:t xml:space="preserve">could expect that familiarity with an </w:t>
      </w:r>
      <w:r>
        <w:t>object affect</w:t>
      </w:r>
      <w:r w:rsidR="005E04FB">
        <w:t>s</w:t>
      </w:r>
      <w:r>
        <w:t xml:space="preserve"> how participants extrapolate motion.</w:t>
      </w:r>
      <w:r w:rsidR="002C02FC">
        <w:t xml:space="preserve"> If humans integrate online visual information about</w:t>
      </w:r>
      <w:r w:rsidR="00CF6CCA">
        <w:t xml:space="preserve"> the</w:t>
      </w:r>
      <w:r w:rsidR="002C02FC">
        <w:t xml:space="preserve"> target (e. g. visual angle or binocular cues) with prior information (e. g. texture cues</w:t>
      </w:r>
      <w:r w:rsidR="00CF6CCA">
        <w:t xml:space="preserve"> that evoke a known object), we expect responses to differ slightly between trials where visual online information and texture are congruent versus trials when they are incongruent. That is, if humans integrate texture cues about the object with online visual cues, we expect systematic errors when the two </w:t>
      </w:r>
      <w:r w:rsidR="00CF6CCA">
        <w:lastRenderedPageBreak/>
        <w:t>types of information are incongruent.</w:t>
      </w:r>
      <w:r>
        <w:t xml:space="preserve"> For target</w:t>
      </w:r>
      <w:r w:rsidR="00CF6CCA">
        <w:t>s</w:t>
      </w:r>
      <w:r>
        <w:t xml:space="preserve"> with tennis ball texture, but basketball size and mass</w:t>
      </w:r>
      <w:r w:rsidR="00E16F8E">
        <w:t xml:space="preserve"> (</w:t>
      </w:r>
      <w:r w:rsidR="008B6F26">
        <w:t>T</w:t>
      </w:r>
      <w:r w:rsidR="00E16F8E">
        <w:t xml:space="preserve">ennis, </w:t>
      </w:r>
      <w:r w:rsidR="008B6F26">
        <w:t>I</w:t>
      </w:r>
      <w:r w:rsidR="00E16F8E">
        <w:t>ncongruent)</w:t>
      </w:r>
      <w:r>
        <w:t xml:space="preserve">, participants should </w:t>
      </w:r>
      <w:r w:rsidR="00E16F8E">
        <w:t xml:space="preserve">respond slightly later </w:t>
      </w:r>
      <w:ins w:id="60" w:author="Borja Aguado Ramirez" w:date="2020-05-14T18:06:00Z">
        <w:r w:rsidR="00AB2949">
          <w:t xml:space="preserve">(larger error ratio) </w:t>
        </w:r>
      </w:ins>
      <w:r w:rsidR="00E16F8E">
        <w:t>than for the target with basketball texture and basketball size</w:t>
      </w:r>
      <w:ins w:id="61" w:author="Borja Aguado Ramirez" w:date="2020-05-14T18:05:00Z">
        <w:r w:rsidR="004673E8">
          <w:t>. This may be the case</w:t>
        </w:r>
        <w:r w:rsidR="008F075C">
          <w:t xml:space="preserve"> if </w:t>
        </w:r>
      </w:ins>
      <w:ins w:id="62" w:author="Borja Aguado Ramirez" w:date="2020-05-14T18:06:00Z">
        <w:r w:rsidR="00971E53">
          <w:t>we</w:t>
        </w:r>
      </w:ins>
      <w:del w:id="63" w:author="Borja Aguado Ramirez" w:date="2020-05-14T18:05:00Z">
        <w:r w:rsidR="00CF6CCA" w:rsidDel="008F075C">
          <w:delText xml:space="preserve"> because they would</w:delText>
        </w:r>
      </w:del>
      <w:r w:rsidR="00CF6CCA">
        <w:t xml:space="preserve"> integrate online visual cues about its (bigger) size with texture cues that indicate a smaller size, which would lead them to judge the target to be smaller than it actually is, and thus affected slightly less by air drag.</w:t>
      </w:r>
      <w:r w:rsidR="00E16F8E">
        <w:t xml:space="preserve"> For the target with basketball texture, but tennis ball size and mass, participant should respond slightly earlier than for the target with tennis ball texture and tennis ball size (</w:t>
      </w:r>
      <w:ins w:id="64" w:author="Borja Aguado Ramirez" w:date="2020-05-14T18:07:00Z">
        <w:r w:rsidR="00770654">
          <w:t xml:space="preserve">smaller error ratio; </w:t>
        </w:r>
      </w:ins>
      <w:r w:rsidR="00E16F8E" w:rsidRPr="00E16F8E">
        <w:rPr>
          <w:i/>
          <w:iCs/>
        </w:rPr>
        <w:t xml:space="preserve">Prediction </w:t>
      </w:r>
      <w:r w:rsidR="00A76338">
        <w:rPr>
          <w:i/>
          <w:iCs/>
        </w:rPr>
        <w:t>3</w:t>
      </w:r>
      <w:r w:rsidR="00E16F8E" w:rsidRPr="00E16F8E">
        <w:rPr>
          <w:i/>
          <w:iCs/>
        </w:rPr>
        <w:t>a</w:t>
      </w:r>
      <w:r w:rsidR="00E16F8E">
        <w:t>)</w:t>
      </w:r>
      <w:ins w:id="65" w:author="Borja Aguado Ramirez" w:date="2020-05-14T18:06:00Z">
        <w:r w:rsidR="00F62982">
          <w:t>.</w:t>
        </w:r>
      </w:ins>
      <w:r w:rsidR="008B6F26">
        <w:t xml:space="preserve"> In the spatial domain, we expect participants to undershoot (i.e.</w:t>
      </w:r>
      <w:r w:rsidR="00A9544D">
        <w:t>,</w:t>
      </w:r>
      <w:r w:rsidR="008B6F26">
        <w:t xml:space="preserve"> they perceive the point of impact too far to the left</w:t>
      </w:r>
      <w:ins w:id="66" w:author="Borja Aguado Ramirez" w:date="2020-05-14T18:08:00Z">
        <w:r w:rsidR="004B1AC2">
          <w:t>; smaller error ratio</w:t>
        </w:r>
      </w:ins>
      <w:r w:rsidR="008B6F26">
        <w:t xml:space="preserve">) for the </w:t>
      </w:r>
      <w:r w:rsidR="005E04FB">
        <w:t>“</w:t>
      </w:r>
      <w:r w:rsidR="008B6F26">
        <w:t>Basketball, Incongruent</w:t>
      </w:r>
      <w:r w:rsidR="005E04FB">
        <w:t>”</w:t>
      </w:r>
      <w:r w:rsidR="008B6F26">
        <w:t xml:space="preserve"> target with regards to the </w:t>
      </w:r>
      <w:r w:rsidR="00593F18">
        <w:t>“</w:t>
      </w:r>
      <w:r w:rsidR="008B6F26">
        <w:t>Tennis Ball, Congruent</w:t>
      </w:r>
      <w:r w:rsidR="00593F18">
        <w:t>”</w:t>
      </w:r>
      <w:r w:rsidR="008B6F26">
        <w:t>, and an overshoot (i.e.</w:t>
      </w:r>
      <w:r w:rsidR="00A9544D">
        <w:t>,</w:t>
      </w:r>
      <w:r w:rsidR="008B6F26">
        <w:t xml:space="preserve"> they perceive the point of impact too far to the right</w:t>
      </w:r>
      <w:ins w:id="67" w:author="Borja Aguado Ramirez" w:date="2020-05-14T18:08:00Z">
        <w:r w:rsidR="004B1AC2">
          <w:t>; larger error ratio</w:t>
        </w:r>
      </w:ins>
      <w:r w:rsidR="008B6F26">
        <w:t xml:space="preserve">) for the </w:t>
      </w:r>
      <w:r w:rsidR="00593F18">
        <w:t>“</w:t>
      </w:r>
      <w:r w:rsidR="008B6F26">
        <w:t>Tennis Ball, Incongruent</w:t>
      </w:r>
      <w:r w:rsidR="00593F18">
        <w:t>”</w:t>
      </w:r>
      <w:r w:rsidR="008B6F26">
        <w:t xml:space="preserve"> target with regards to the </w:t>
      </w:r>
      <w:r w:rsidR="00593F18">
        <w:t>“</w:t>
      </w:r>
      <w:r w:rsidR="008B6F26">
        <w:t>Basketball, Congruent target</w:t>
      </w:r>
      <w:r w:rsidR="00593F18">
        <w:t>”</w:t>
      </w:r>
      <w:r w:rsidR="008B6F26">
        <w:t xml:space="preserve"> (</w:t>
      </w:r>
      <w:r w:rsidR="008B6F26">
        <w:rPr>
          <w:i/>
          <w:iCs/>
        </w:rPr>
        <w:t>P</w:t>
      </w:r>
      <w:r w:rsidR="008B6F26" w:rsidRPr="008B6F26">
        <w:rPr>
          <w:i/>
          <w:iCs/>
        </w:rPr>
        <w:t xml:space="preserve">rediction </w:t>
      </w:r>
      <w:r w:rsidR="00A76338">
        <w:rPr>
          <w:i/>
          <w:iCs/>
        </w:rPr>
        <w:t>3</w:t>
      </w:r>
      <w:r w:rsidR="008B6F26" w:rsidRPr="008B6F26">
        <w:rPr>
          <w:i/>
          <w:iCs/>
        </w:rPr>
        <w:t>b</w:t>
      </w:r>
      <w:r w:rsidR="008B6F26">
        <w:t>).</w:t>
      </w:r>
    </w:p>
    <w:p w14:paraId="1E2CB8FF" w14:textId="63CBA958" w:rsidR="00862538" w:rsidRDefault="00862538" w:rsidP="0006438B">
      <w:pPr>
        <w:jc w:val="both"/>
      </w:pPr>
      <w:r>
        <w:t>All data, as well as the R script used to analyze the data, can be found on GitHub (</w:t>
      </w:r>
      <w:hyperlink r:id="rId18" w:history="1">
        <w:r>
          <w:rPr>
            <w:rStyle w:val="Hyperlink"/>
          </w:rPr>
          <w:t>https://github.com/b-jorges/AirDrag</w:t>
        </w:r>
      </w:hyperlink>
      <w:r>
        <w:t>).</w:t>
      </w:r>
    </w:p>
    <w:p w14:paraId="35D96208" w14:textId="77777777" w:rsidR="00147804" w:rsidRPr="00147804" w:rsidRDefault="00147804" w:rsidP="0006438B">
      <w:pPr>
        <w:jc w:val="both"/>
      </w:pPr>
    </w:p>
    <w:p w14:paraId="3C91F271" w14:textId="07971F3A" w:rsidR="000F2606" w:rsidRDefault="00C8333D" w:rsidP="000F2606">
      <w:pPr>
        <w:pStyle w:val="Heading2"/>
      </w:pPr>
      <w:r>
        <w:rPr>
          <w:rFonts w:eastAsiaTheme="minorEastAsia"/>
        </w:rPr>
        <w:t>Results</w:t>
      </w:r>
    </w:p>
    <w:p w14:paraId="38043087" w14:textId="3EA1508C" w:rsidR="00E16F8E" w:rsidRPr="00E16F8E" w:rsidRDefault="005E7A59" w:rsidP="006B733B">
      <w:pPr>
        <w:jc w:val="both"/>
      </w:pPr>
      <w:r>
        <w:t xml:space="preserve">In the following, we report the </w:t>
      </w:r>
      <w:r w:rsidR="00E16F8E">
        <w:t xml:space="preserve">confirmatory analyses to test our main </w:t>
      </w:r>
      <w:r w:rsidR="00147804" w:rsidRPr="000C59D9">
        <w:rPr>
          <w:b/>
          <w:bCs/>
        </w:rPr>
        <w:t>H</w:t>
      </w:r>
      <w:r w:rsidR="00E16F8E" w:rsidRPr="000C59D9">
        <w:rPr>
          <w:b/>
          <w:bCs/>
        </w:rPr>
        <w:t xml:space="preserve">ypotheses </w:t>
      </w:r>
      <w:r w:rsidR="00147804" w:rsidRPr="000C59D9">
        <w:rPr>
          <w:b/>
          <w:bCs/>
        </w:rPr>
        <w:t>1</w:t>
      </w:r>
      <w:r w:rsidR="006778A0">
        <w:rPr>
          <w:b/>
          <w:bCs/>
        </w:rPr>
        <w:t>,</w:t>
      </w:r>
      <w:r w:rsidR="009C3185">
        <w:rPr>
          <w:b/>
          <w:bCs/>
        </w:rPr>
        <w:t xml:space="preserve"> </w:t>
      </w:r>
      <w:r w:rsidR="00147804" w:rsidRPr="000C59D9">
        <w:rPr>
          <w:b/>
          <w:bCs/>
        </w:rPr>
        <w:t>2</w:t>
      </w:r>
      <w:r w:rsidR="006778A0">
        <w:rPr>
          <w:b/>
          <w:bCs/>
        </w:rPr>
        <w:t xml:space="preserve"> and 3</w:t>
      </w:r>
      <w:r w:rsidR="00147804">
        <w:t xml:space="preserve"> via</w:t>
      </w:r>
      <w:r w:rsidR="006B733B">
        <w:t xml:space="preserve"> </w:t>
      </w:r>
      <w:r w:rsidR="00147804" w:rsidRPr="000C59D9">
        <w:rPr>
          <w:i/>
          <w:iCs/>
        </w:rPr>
        <w:t>Predictions 1a, 1b, 2a</w:t>
      </w:r>
      <w:r w:rsidR="006778A0">
        <w:rPr>
          <w:i/>
          <w:iCs/>
        </w:rPr>
        <w:t>,</w:t>
      </w:r>
      <w:r w:rsidR="009C3185">
        <w:rPr>
          <w:i/>
          <w:iCs/>
        </w:rPr>
        <w:t xml:space="preserve"> </w:t>
      </w:r>
      <w:r w:rsidR="00147804" w:rsidRPr="000C59D9">
        <w:rPr>
          <w:i/>
          <w:iCs/>
        </w:rPr>
        <w:t>2b</w:t>
      </w:r>
      <w:r w:rsidR="006778A0">
        <w:rPr>
          <w:i/>
          <w:iCs/>
        </w:rPr>
        <w:t xml:space="preserve">, 3a </w:t>
      </w:r>
      <w:r w:rsidR="006778A0" w:rsidRPr="002577EB">
        <w:t>and</w:t>
      </w:r>
      <w:r w:rsidR="006778A0">
        <w:rPr>
          <w:i/>
          <w:iCs/>
        </w:rPr>
        <w:t xml:space="preserve"> 3b</w:t>
      </w:r>
      <w:r w:rsidR="00E16F8E">
        <w:t>.</w:t>
      </w:r>
    </w:p>
    <w:p w14:paraId="77D0A381" w14:textId="666ACB9C" w:rsidR="00DF2DEF" w:rsidRDefault="00DF2DEF" w:rsidP="00DF2DEF">
      <w:pPr>
        <w:pStyle w:val="Heading3"/>
      </w:pPr>
      <w:r>
        <w:t>Hypothesis 1: Representation of Air Drag</w:t>
      </w:r>
    </w:p>
    <w:p w14:paraId="5894D6DA" w14:textId="3C0E9FD5" w:rsidR="000F2606" w:rsidRDefault="00FA323C" w:rsidP="00EC2370">
      <w:pPr>
        <w:jc w:val="both"/>
      </w:pPr>
      <w:r>
        <w:t>First, we test the timing responses</w:t>
      </w:r>
      <w:r w:rsidR="000C59D9">
        <w:t xml:space="preserve"> (</w:t>
      </w:r>
      <w:r w:rsidR="000C59D9" w:rsidRPr="000C59D9">
        <w:rPr>
          <w:i/>
          <w:iCs/>
        </w:rPr>
        <w:t>Prediction 1a</w:t>
      </w:r>
      <w:r w:rsidR="000C59D9">
        <w:t>)</w:t>
      </w:r>
      <w:r>
        <w:t>.</w:t>
      </w:r>
      <w:r w:rsidR="00211F5D">
        <w:t xml:space="preserve"> We expect high accuracy for “Air Drag: Present” and </w:t>
      </w:r>
      <w:r w:rsidR="00B422F1">
        <w:t xml:space="preserve">too late responses </w:t>
      </w:r>
      <w:r w:rsidR="00211F5D">
        <w:t xml:space="preserve">for “Air Drag: Absent”. </w:t>
      </w:r>
      <w:r>
        <w:t xml:space="preserve"> </w:t>
      </w:r>
      <w:r>
        <w:fldChar w:fldCharType="begin"/>
      </w:r>
      <w:r>
        <w:instrText xml:space="preserve"> REF _Ref36174245 \h </w:instrText>
      </w:r>
      <w:r>
        <w:fldChar w:fldCharType="separate"/>
      </w:r>
      <w:r>
        <w:t xml:space="preserve">Figure </w:t>
      </w:r>
      <w:r>
        <w:rPr>
          <w:noProof/>
        </w:rPr>
        <w:t>2</w:t>
      </w:r>
      <w:r>
        <w:fldChar w:fldCharType="end"/>
      </w:r>
      <w:r>
        <w:t>A displays the distribution of responses for the timing task.</w:t>
      </w:r>
      <w:r w:rsidR="00217239">
        <w:t xml:space="preserve"> </w:t>
      </w:r>
      <w:r w:rsidR="000F2606">
        <w:t xml:space="preserve">To test </w:t>
      </w:r>
      <w:r>
        <w:t>our</w:t>
      </w:r>
      <w:r w:rsidR="000F2606">
        <w:t xml:space="preserve"> hypothesis, </w:t>
      </w:r>
      <w:r w:rsidR="00C8333D">
        <w:t xml:space="preserve">we use Linear Mixed Modelling, implemented in the package lme4 </w:t>
      </w:r>
      <w:r w:rsidR="00C8333D">
        <w:fldChar w:fldCharType="begin" w:fldLock="1"/>
      </w:r>
      <w:r w:rsidR="009F4A02">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C8333D">
        <w:fldChar w:fldCharType="separate"/>
      </w:r>
      <w:r w:rsidR="009F4A02" w:rsidRPr="009F4A02">
        <w:rPr>
          <w:noProof/>
        </w:rPr>
        <w:t>(Bates et al., 2015; Bürkner, 2018)</w:t>
      </w:r>
      <w:r w:rsidR="00C8333D">
        <w:fldChar w:fldCharType="end"/>
      </w:r>
      <w:r w:rsidR="00C8333D">
        <w:t xml:space="preserve"> for R.</w:t>
      </w:r>
      <w:r w:rsidR="00E86BD9">
        <w:t xml:space="preserve"> </w:t>
      </w:r>
      <w:r>
        <w:t>W</w:t>
      </w:r>
      <w:r w:rsidR="00E24B79">
        <w:t xml:space="preserve">e fit a </w:t>
      </w:r>
      <w:r w:rsidR="000F2606">
        <w:t xml:space="preserve">Mixed Model with </w:t>
      </w:r>
      <w:r w:rsidR="006031A4">
        <w:t>“</w:t>
      </w:r>
      <w:r w:rsidR="00BA0D9F">
        <w:t>A</w:t>
      </w:r>
      <w:r w:rsidR="003F248C">
        <w:t xml:space="preserve">ir </w:t>
      </w:r>
      <w:r w:rsidR="00BA0D9F">
        <w:t>D</w:t>
      </w:r>
      <w:r w:rsidR="003F248C">
        <w:t>rag</w:t>
      </w:r>
      <w:r w:rsidR="006031A4">
        <w:t>”</w:t>
      </w:r>
      <w:r w:rsidR="003F248C">
        <w:t xml:space="preserve"> as fixed effect (a binary categorical variable with the values “Present” and “Absent”) and random intercepts per participant to explain timing error rati</w:t>
      </w:r>
      <w:r w:rsidR="009F4A02">
        <w:t>o</w:t>
      </w:r>
      <w:r w:rsidR="003F248C">
        <w:rPr>
          <w:rFonts w:eastAsiaTheme="minorEastAsia"/>
        </w:rPr>
        <w:t>.</w:t>
      </w:r>
      <w:r w:rsidR="00217239">
        <w:rPr>
          <w:rFonts w:eastAsiaTheme="minorEastAsia"/>
        </w:rPr>
        <w:t xml:space="preserve"> </w:t>
      </w:r>
      <w:r w:rsidR="00217239">
        <w:t>Please note that the skew of the displayed distribution (</w:t>
      </w:r>
      <w:r w:rsidR="00217239">
        <w:fldChar w:fldCharType="begin"/>
      </w:r>
      <w:r w:rsidR="00217239">
        <w:instrText xml:space="preserve"> REF _Ref36174245 \h </w:instrText>
      </w:r>
      <w:r w:rsidR="00217239">
        <w:fldChar w:fldCharType="separate"/>
      </w:r>
      <w:r w:rsidR="00217239">
        <w:t xml:space="preserve">Figure </w:t>
      </w:r>
      <w:r w:rsidR="00217239">
        <w:rPr>
          <w:noProof/>
        </w:rPr>
        <w:t>2</w:t>
      </w:r>
      <w:r w:rsidR="00217239">
        <w:fldChar w:fldCharType="end"/>
      </w:r>
      <w:r w:rsidR="00217239">
        <w:t>A) disappears when looking at the data at the participant level, as you can see in</w:t>
      </w:r>
      <w:r w:rsidR="00276C55">
        <w:t xml:space="preserve"> </w:t>
      </w:r>
      <w:r w:rsidR="00276C55">
        <w:fldChar w:fldCharType="begin"/>
      </w:r>
      <w:r w:rsidR="00276C55">
        <w:instrText xml:space="preserve"> REF _Ref37724857 \h </w:instrText>
      </w:r>
      <w:r w:rsidR="00276C55">
        <w:fldChar w:fldCharType="separate"/>
      </w:r>
      <w:r w:rsidR="00276C55">
        <w:t xml:space="preserve">Complementary Figure </w:t>
      </w:r>
      <w:r w:rsidR="00276C55">
        <w:rPr>
          <w:noProof/>
        </w:rPr>
        <w:t>1</w:t>
      </w:r>
      <w:r w:rsidR="00276C55">
        <w:fldChar w:fldCharType="end"/>
      </w:r>
      <w:r w:rsidR="00276C55">
        <w:t>; the condition of normality is thus not violated</w:t>
      </w:r>
      <w:r w:rsidR="00A84BFB">
        <w:t xml:space="preserve"> under a Linear Mixed Model</w:t>
      </w:r>
      <w:r w:rsidR="00276C55">
        <w:t>.</w:t>
      </w:r>
      <w:r w:rsidR="003F248C">
        <w:rPr>
          <w:rFonts w:eastAsiaTheme="minorEastAsia"/>
        </w:rPr>
        <w:t xml:space="preserve"> In </w:t>
      </w:r>
      <w:r w:rsidR="00C8333D">
        <w:rPr>
          <w:rFonts w:eastAsiaTheme="minorEastAsia"/>
        </w:rPr>
        <w:t>lme4</w:t>
      </w:r>
      <w:r w:rsidR="00211086">
        <w:rPr>
          <w:rFonts w:eastAsiaTheme="minorEastAsia"/>
        </w:rPr>
        <w:t xml:space="preserve"> </w:t>
      </w:r>
      <w:r w:rsidR="003F248C">
        <w:rPr>
          <w:rFonts w:eastAsiaTheme="minorEastAsia"/>
        </w:rPr>
        <w:t>syntax, the Mixed Model is specified as: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D32B4" w:rsidRPr="00C607DA" w14:paraId="315180C1" w14:textId="77777777" w:rsidTr="00DF2DEF">
        <w:trPr>
          <w:trHeight w:val="376"/>
        </w:trPr>
        <w:tc>
          <w:tcPr>
            <w:tcW w:w="8314" w:type="dxa"/>
            <w:shd w:val="clear" w:color="auto" w:fill="FFFFFF" w:themeFill="background1"/>
            <w:vAlign w:val="center"/>
          </w:tcPr>
          <w:p w14:paraId="56F5DADB" w14:textId="06B8F25D" w:rsidR="009D32B4" w:rsidRPr="00C607DA" w:rsidRDefault="00145A1C" w:rsidP="009D32B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0D9DF1F" w14:textId="40477F89" w:rsidR="009D32B4" w:rsidRPr="00C607DA" w:rsidRDefault="009D32B4" w:rsidP="00DF2DEF">
            <w:pPr>
              <w:pStyle w:val="MaterialsandMethodsText"/>
              <w:rPr>
                <w:sz w:val="20"/>
                <w:szCs w:val="20"/>
              </w:rPr>
            </w:pPr>
            <w:r w:rsidRPr="00C607DA">
              <w:rPr>
                <w:sz w:val="20"/>
                <w:szCs w:val="20"/>
              </w:rPr>
              <w:t>[</w:t>
            </w:r>
            <w:r w:rsidR="008C6D9F" w:rsidRPr="00C607DA">
              <w:rPr>
                <w:sz w:val="20"/>
                <w:szCs w:val="20"/>
              </w:rPr>
              <w:t>13</w:t>
            </w:r>
            <w:r w:rsidRPr="00C607DA">
              <w:rPr>
                <w:sz w:val="20"/>
                <w:szCs w:val="20"/>
              </w:rPr>
              <w:t>]</w:t>
            </w:r>
          </w:p>
        </w:tc>
      </w:tr>
    </w:tbl>
    <w:p w14:paraId="2C0BF5B8" w14:textId="394EAFCA" w:rsidR="00C8333D" w:rsidRDefault="00C8333D" w:rsidP="000F2606">
      <w:r>
        <w:t>We compar</w:t>
      </w:r>
      <w:r w:rsidR="007651EB">
        <w:t>e</w:t>
      </w:r>
      <w:r w:rsidR="00144185">
        <w:t>d</w:t>
      </w:r>
      <w:r>
        <w:t xml:space="preserve"> this Test Model to a Null Model that doesn’t contain the variable of interest: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C8333D" w:rsidRPr="00C607DA" w14:paraId="33A3D3BA" w14:textId="77777777" w:rsidTr="00C92624">
        <w:trPr>
          <w:trHeight w:val="376"/>
        </w:trPr>
        <w:tc>
          <w:tcPr>
            <w:tcW w:w="8314" w:type="dxa"/>
            <w:shd w:val="clear" w:color="auto" w:fill="FFFFFF" w:themeFill="background1"/>
            <w:vAlign w:val="center"/>
          </w:tcPr>
          <w:p w14:paraId="7043E3E8" w14:textId="7BA9E9F8" w:rsidR="00C8333D" w:rsidRPr="00C607DA" w:rsidRDefault="00145A1C"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78B3CAE" w14:textId="0313A7AF" w:rsidR="00C8333D" w:rsidRPr="00C607DA" w:rsidRDefault="00C8333D" w:rsidP="00C92624">
            <w:pPr>
              <w:pStyle w:val="MaterialsandMethodsText"/>
              <w:rPr>
                <w:sz w:val="20"/>
                <w:szCs w:val="20"/>
              </w:rPr>
            </w:pPr>
            <w:r w:rsidRPr="00C607DA">
              <w:rPr>
                <w:sz w:val="20"/>
                <w:szCs w:val="20"/>
              </w:rPr>
              <w:t>[</w:t>
            </w:r>
            <w:r w:rsidR="008C6D9F" w:rsidRPr="00C607DA">
              <w:rPr>
                <w:sz w:val="20"/>
                <w:szCs w:val="20"/>
              </w:rPr>
              <w:t>14</w:t>
            </w:r>
            <w:r w:rsidRPr="00C607DA">
              <w:rPr>
                <w:sz w:val="20"/>
                <w:szCs w:val="20"/>
              </w:rPr>
              <w:t>]</w:t>
            </w:r>
          </w:p>
        </w:tc>
      </w:tr>
    </w:tbl>
    <w:p w14:paraId="453C9B9D" w14:textId="25D9028B" w:rsidR="007B19AF" w:rsidRDefault="00144185" w:rsidP="00EC2370">
      <w:pPr>
        <w:jc w:val="both"/>
      </w:pPr>
      <w:r>
        <w:t>A Likelihood Ratio Test showed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=7.5693;  </m:t>
        </m:r>
      </m:oMath>
      <w:r>
        <w:t>p</w:t>
      </w:r>
      <w:r w:rsidR="00B83FDA">
        <w:t> </w:t>
      </w:r>
      <w:r>
        <w:t>=</w:t>
      </w:r>
      <w:r w:rsidR="00B83FDA">
        <w:t> </w:t>
      </w:r>
      <w:r>
        <w:t>0.00</w:t>
      </w:r>
      <w:r w:rsidR="00DC5564">
        <w:t>5</w:t>
      </w:r>
      <w:r>
        <w:t xml:space="preserve">). </w:t>
      </w:r>
      <w:r w:rsidR="00A0459C">
        <w:t xml:space="preserve">The intercept </w:t>
      </w:r>
      <w:r w:rsidR="000478E1">
        <w:t>for the Test Model is 1.007 (SE = 0.1</w:t>
      </w:r>
      <w:r w:rsidR="00CA1FC6">
        <w:t>06</w:t>
      </w:r>
      <w:r w:rsidR="000478E1">
        <w:t xml:space="preserve">) and the intercept for the Null Model is </w:t>
      </w:r>
      <w:r w:rsidR="00FF13C5">
        <w:t>1.015 (SE = 0.106)</w:t>
      </w:r>
      <w:r w:rsidR="000478E1">
        <w:t>.</w:t>
      </w:r>
      <w:r w:rsidR="00CA1FC6">
        <w:t xml:space="preserve"> </w:t>
      </w:r>
      <w:r>
        <w:t xml:space="preserve">The regression coefficient for the fixed effect </w:t>
      </w:r>
      <w:r w:rsidR="007615FA">
        <w:t>“</w:t>
      </w:r>
      <w:r>
        <w:t>Air Drag: Absent</w:t>
      </w:r>
      <w:r w:rsidR="007615FA">
        <w:t>”</w:t>
      </w:r>
      <w:r>
        <w:t xml:space="preserve"> is 0.01</w:t>
      </w:r>
      <w:r w:rsidR="007D41E8">
        <w:t>6</w:t>
      </w:r>
      <w:r>
        <w:t xml:space="preserve"> (SE = 0.005), indicating that responses occurred </w:t>
      </w:r>
      <w:r w:rsidR="00010979">
        <w:t xml:space="preserve">proportionally </w:t>
      </w:r>
      <w:r w:rsidR="005120FD">
        <w:t xml:space="preserve">later </w:t>
      </w:r>
      <w:r>
        <w:t xml:space="preserve">in this condition. </w:t>
      </w:r>
      <w:r w:rsidR="007651EB">
        <w:t>Humans thus use the same internalized knowledge to extrapolate motion independently of whether air drag was presented during the visible part of the trajectory or not. This result alone is, however, agnostic to whether humans</w:t>
      </w:r>
      <w:r w:rsidR="00454CF0">
        <w:t xml:space="preserve"> consistently</w:t>
      </w:r>
      <w:r w:rsidR="007651EB">
        <w:t xml:space="preserve"> use air drag or </w:t>
      </w:r>
      <w:r w:rsidR="00454CF0">
        <w:t>consistently don’t use air drag for motion extrapolation</w:t>
      </w:r>
      <w:r w:rsidR="007651EB">
        <w:t xml:space="preserve">, as in both cases, responses would occur later in the </w:t>
      </w:r>
      <w:r w:rsidR="00593F18">
        <w:t>“</w:t>
      </w:r>
      <w:r w:rsidR="007651EB">
        <w:t>Air Drag: Absent</w:t>
      </w:r>
      <w:r w:rsidR="00593F18">
        <w:t>”</w:t>
      </w:r>
      <w:r w:rsidR="007651EB">
        <w:t xml:space="preserve"> condition than in the </w:t>
      </w:r>
      <w:r w:rsidR="00593F18">
        <w:t>“</w:t>
      </w:r>
      <w:r w:rsidR="007651EB">
        <w:t>Air Drag: Present</w:t>
      </w:r>
      <w:r w:rsidR="00593F18">
        <w:t>”</w:t>
      </w:r>
      <w:r w:rsidR="007651EB">
        <w:t xml:space="preserve"> condition. </w:t>
      </w:r>
    </w:p>
    <w:p w14:paraId="10BB0946" w14:textId="46B1BBFC" w:rsidR="007651EB" w:rsidRDefault="007651EB" w:rsidP="00EC2370">
      <w:pPr>
        <w:jc w:val="both"/>
      </w:pPr>
      <w:r>
        <w:t>The tiebreaker to this question is which of the conditions is more accurate (i.e.</w:t>
      </w:r>
      <w:r w:rsidR="00A9544D">
        <w:t>,</w:t>
      </w:r>
      <w:r>
        <w:t xml:space="preserve"> an error ratio closer to 1). In our frequentist framework, we can ascertain if the intercept of the Mixed Model differs significantly </w:t>
      </w:r>
      <w:r>
        <w:lastRenderedPageBreak/>
        <w:t>from one in either of the conditions. To this end, we establish a Mixed Model for each condition separately where we coerce the Intercept to be one: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651EB" w:rsidRPr="0095639F" w14:paraId="75B97007" w14:textId="77777777" w:rsidTr="00C92624">
        <w:trPr>
          <w:trHeight w:val="376"/>
        </w:trPr>
        <w:tc>
          <w:tcPr>
            <w:tcW w:w="8314" w:type="dxa"/>
            <w:shd w:val="clear" w:color="auto" w:fill="FFFFFF" w:themeFill="background1"/>
            <w:vAlign w:val="center"/>
          </w:tcPr>
          <w:p w14:paraId="259A45A6" w14:textId="743FC774" w:rsidR="007651EB" w:rsidRPr="0095639F" w:rsidRDefault="00145A1C"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-1  ~ 0+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A6EBF9B" w14:textId="1C5DF778" w:rsidR="007651EB" w:rsidRPr="0095639F" w:rsidRDefault="007651EB" w:rsidP="00C92624">
            <w:pPr>
              <w:pStyle w:val="MaterialsandMethodsText"/>
              <w:rPr>
                <w:sz w:val="20"/>
                <w:szCs w:val="20"/>
              </w:rPr>
            </w:pPr>
            <w:r w:rsidRPr="0095639F">
              <w:rPr>
                <w:sz w:val="20"/>
                <w:szCs w:val="20"/>
              </w:rPr>
              <w:t>[</w:t>
            </w:r>
            <w:r w:rsidR="008C6D9F" w:rsidRPr="0095639F">
              <w:rPr>
                <w:sz w:val="20"/>
                <w:szCs w:val="20"/>
              </w:rPr>
              <w:t>15</w:t>
            </w:r>
            <w:r w:rsidRPr="0095639F">
              <w:rPr>
                <w:sz w:val="20"/>
                <w:szCs w:val="20"/>
              </w:rPr>
              <w:t>]</w:t>
            </w:r>
          </w:p>
        </w:tc>
      </w:tr>
    </w:tbl>
    <w:p w14:paraId="6CAAD1EA" w14:textId="7EC7C6AC" w:rsidR="00C8333D" w:rsidRDefault="0043561A" w:rsidP="000F2606">
      <w:r>
        <w:t xml:space="preserve">We </w:t>
      </w:r>
      <w:r w:rsidR="007651EB">
        <w:t>compare this Test Model to a Null Model where we allow the Intercept to vary</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2483C" w:rsidRPr="0095639F" w14:paraId="357DD403" w14:textId="77777777" w:rsidTr="00C92624">
        <w:trPr>
          <w:trHeight w:val="376"/>
        </w:trPr>
        <w:tc>
          <w:tcPr>
            <w:tcW w:w="8314" w:type="dxa"/>
            <w:shd w:val="clear" w:color="auto" w:fill="FFFFFF" w:themeFill="background1"/>
            <w:vAlign w:val="center"/>
          </w:tcPr>
          <w:p w14:paraId="7DD17CDA" w14:textId="083A6FFA" w:rsidR="0072483C" w:rsidRPr="0095639F" w:rsidRDefault="00145A1C"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1+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AFA5F0" w14:textId="74986072" w:rsidR="0072483C" w:rsidRPr="0095639F" w:rsidRDefault="0072483C" w:rsidP="00C92624">
            <w:pPr>
              <w:pStyle w:val="MaterialsandMethodsText"/>
              <w:rPr>
                <w:sz w:val="20"/>
                <w:szCs w:val="20"/>
              </w:rPr>
            </w:pPr>
            <w:r w:rsidRPr="0095639F">
              <w:rPr>
                <w:sz w:val="20"/>
                <w:szCs w:val="20"/>
              </w:rPr>
              <w:t>[</w:t>
            </w:r>
            <w:r w:rsidR="006C0E39" w:rsidRPr="0095639F">
              <w:rPr>
                <w:sz w:val="20"/>
                <w:szCs w:val="20"/>
              </w:rPr>
              <w:t>1</w:t>
            </w:r>
            <w:r w:rsidR="008C6D9F" w:rsidRPr="0095639F">
              <w:rPr>
                <w:sz w:val="20"/>
                <w:szCs w:val="20"/>
              </w:rPr>
              <w:t>6</w:t>
            </w:r>
            <w:r w:rsidRPr="0095639F">
              <w:rPr>
                <w:sz w:val="20"/>
                <w:szCs w:val="20"/>
              </w:rPr>
              <w:t>]</w:t>
            </w:r>
          </w:p>
        </w:tc>
      </w:tr>
    </w:tbl>
    <w:p w14:paraId="29A7E1F8" w14:textId="5D327486" w:rsidR="00B66FE9" w:rsidRDefault="00A906F7" w:rsidP="00EC2370">
      <w:pPr>
        <w:jc w:val="both"/>
      </w:pPr>
      <w:r>
        <w:t>For neither the two conditions (</w:t>
      </w:r>
      <w:r w:rsidR="00593F18">
        <w:t>“</w:t>
      </w:r>
      <w:r>
        <w:t>Air</w:t>
      </w:r>
      <w:r w:rsidR="002F5AA3">
        <w:t xml:space="preserve"> D</w:t>
      </w:r>
      <w:r>
        <w:t>rag: Present</w:t>
      </w:r>
      <w:r w:rsidR="00593F18">
        <w:t>”</w:t>
      </w:r>
      <w:r>
        <w:t xml:space="preserve"> and </w:t>
      </w:r>
      <w:r w:rsidR="00593F18">
        <w:t>“</w:t>
      </w:r>
      <w:r>
        <w:t>Air</w:t>
      </w:r>
      <w:r w:rsidR="002F5AA3">
        <w:t xml:space="preserve"> D</w:t>
      </w:r>
      <w:r>
        <w:t>rag: Absent</w:t>
      </w:r>
      <w:r w:rsidR="00593F18">
        <w:t>”</w:t>
      </w:r>
      <w:r>
        <w:t xml:space="preserve">), the Test Model is significantly better than the Null Model </w:t>
      </w:r>
      <w:r w:rsidR="00793F11">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=0.0047;  </m:t>
        </m:r>
      </m:oMath>
      <w:r w:rsidR="00793F11">
        <w:t>p = 0.</w:t>
      </w:r>
      <w:r w:rsidR="0082560E">
        <w:t>945)</w:t>
      </w:r>
      <w:r w:rsidR="00793F11">
        <w:t xml:space="preserve">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=0.049;  </m:t>
        </m:r>
      </m:oMath>
      <w:r w:rsidR="00793F11">
        <w:t>p = 0.</w:t>
      </w:r>
      <w:r w:rsidR="00DE3390">
        <w:t>824</w:t>
      </w:r>
      <w:r w:rsidR="00793F11">
        <w:t xml:space="preserve">) </w:t>
      </w:r>
      <w:r w:rsidR="00993195">
        <w:t xml:space="preserve"> respectively. </w:t>
      </w:r>
      <w:r w:rsidR="001B6041">
        <w:t>The</w:t>
      </w:r>
      <w:r w:rsidR="00B732B7">
        <w:t xml:space="preserve">n we computed the confidence interval </w:t>
      </w:r>
      <w:r w:rsidR="009F4868">
        <w:t xml:space="preserve">(95% confidence interval) </w:t>
      </w:r>
      <w:r w:rsidR="00B66FE9">
        <w:t>for the intercept of the Null model using a bootstrap procedure for both conditions “Air</w:t>
      </w:r>
      <w:r w:rsidR="002F5AA3">
        <w:t xml:space="preserve"> D</w:t>
      </w:r>
      <w:r w:rsidR="00B66FE9">
        <w:t xml:space="preserve">rag: Present” </w:t>
      </w:r>
      <w:r w:rsidR="009F4868">
        <w:t>[</w:t>
      </w:r>
      <w:r w:rsidR="00F54563">
        <w:t>0.795</w:t>
      </w:r>
      <w:r w:rsidR="008B666B">
        <w:t>:</w:t>
      </w:r>
      <w:r w:rsidR="000259B3">
        <w:t xml:space="preserve"> </w:t>
      </w:r>
      <w:r w:rsidR="00F54563">
        <w:t>1</w:t>
      </w:r>
      <w:r w:rsidR="009F4868">
        <w:t>.</w:t>
      </w:r>
      <w:r w:rsidR="00C92498">
        <w:t>195</w:t>
      </w:r>
      <w:r w:rsidR="009F4868">
        <w:t xml:space="preserve">] </w:t>
      </w:r>
      <w:r w:rsidR="00B66FE9">
        <w:t>and “Air</w:t>
      </w:r>
      <w:r w:rsidR="002F5AA3">
        <w:t xml:space="preserve"> D</w:t>
      </w:r>
      <w:r w:rsidR="00B66FE9">
        <w:t>rag: Absent”</w:t>
      </w:r>
      <w:r w:rsidR="009F4868">
        <w:t xml:space="preserve"> [</w:t>
      </w:r>
      <w:r w:rsidR="00F54563">
        <w:t>0.817; 1.207</w:t>
      </w:r>
      <w:r w:rsidR="009F4868">
        <w:t>]</w:t>
      </w:r>
      <w:r w:rsidR="00B66FE9">
        <w:t>.</w:t>
      </w:r>
      <w:r w:rsidR="00763A72">
        <w:t xml:space="preserve"> </w:t>
      </w:r>
      <w:r w:rsidR="00B041E1">
        <w:t xml:space="preserve">Both confidence intervals include </w:t>
      </w:r>
      <w:r w:rsidR="00BA7001">
        <w:t>1</w:t>
      </w:r>
      <w:r w:rsidR="00706C13">
        <w:t>, that is, we can</w:t>
      </w:r>
      <w:r w:rsidR="005879B6">
        <w:t>no</w:t>
      </w:r>
      <w:r w:rsidR="00706C13">
        <w:t xml:space="preserve">t reject the Null Hypothesis </w:t>
      </w:r>
      <w:r w:rsidR="000776AE">
        <w:t>for either</w:t>
      </w:r>
      <w:r w:rsidR="00E935C4">
        <w:t xml:space="preserve"> of the two conditions.</w:t>
      </w:r>
    </w:p>
    <w:p w14:paraId="511DC312" w14:textId="51F3194E" w:rsidR="0072483C" w:rsidRDefault="00706C13" w:rsidP="00EC2370">
      <w:pPr>
        <w:jc w:val="both"/>
      </w:pPr>
      <w:r>
        <w:t xml:space="preserve">Not being able to </w:t>
      </w:r>
      <w:r w:rsidRPr="00A84BFB">
        <w:rPr>
          <w:i/>
          <w:iCs/>
        </w:rPr>
        <w:t>reject</w:t>
      </w:r>
      <w:r>
        <w:t xml:space="preserve"> the Null Hypothesis does not equal </w:t>
      </w:r>
      <w:r w:rsidRPr="00A84BFB">
        <w:rPr>
          <w:i/>
          <w:iCs/>
        </w:rPr>
        <w:t>support for</w:t>
      </w:r>
      <w:r>
        <w:t xml:space="preserve"> the Null Hypothesis. Unlike Null</w:t>
      </w:r>
      <w:r w:rsidR="002F5989">
        <w:t xml:space="preserve"> H</w:t>
      </w:r>
      <w:r>
        <w:t>ypothesis Testing, Bayesian analyses allow to quantify to what extent the data support the Null Hypothesis, that is, in our case, that responses are accurate</w:t>
      </w:r>
      <w:r w:rsidR="00C10C7F">
        <w:t xml:space="preserve"> (which corresponds to error ratios of 1) </w:t>
      </w:r>
      <w:r>
        <w:t xml:space="preserve">for either “Air Drag: Present” or “Air Drag: Absent”. We therefore </w:t>
      </w:r>
      <w:r w:rsidR="00454CF0">
        <w:t xml:space="preserve">use Bayesian Linear Mixed Modelling, implemented in the packages brms </w:t>
      </w:r>
      <w:r w:rsidR="00454CF0">
        <w:fldChar w:fldCharType="begin" w:fldLock="1"/>
      </w:r>
      <w:r w:rsidR="00454CF0">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454CF0">
        <w:fldChar w:fldCharType="separate"/>
      </w:r>
      <w:r w:rsidR="00454CF0" w:rsidRPr="00C01D2C">
        <w:rPr>
          <w:noProof/>
        </w:rPr>
        <w:t>(Bürkner, 2018)</w:t>
      </w:r>
      <w:r w:rsidR="00454CF0">
        <w:fldChar w:fldCharType="end"/>
      </w:r>
      <w:r w:rsidR="00454CF0">
        <w:t xml:space="preserve"> and rstan </w:t>
      </w:r>
      <w:r w:rsidR="00454CF0">
        <w:fldChar w:fldCharType="begin" w:fldLock="1"/>
      </w:r>
      <w:r w:rsidR="00454CF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454CF0">
        <w:fldChar w:fldCharType="separate"/>
      </w:r>
      <w:r w:rsidR="00454CF0" w:rsidRPr="00C01D2C">
        <w:rPr>
          <w:noProof/>
        </w:rPr>
        <w:t>(Stan Development Team, 2016)</w:t>
      </w:r>
      <w:r w:rsidR="00454CF0">
        <w:fldChar w:fldCharType="end"/>
      </w:r>
      <w:r w:rsidR="00454CF0">
        <w:t xml:space="preserve"> for R </w:t>
      </w:r>
      <w:r w:rsidR="00454CF0">
        <w:fldChar w:fldCharType="begin" w:fldLock="1"/>
      </w:r>
      <w:r w:rsidR="00454CF0">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454CF0">
        <w:fldChar w:fldCharType="separate"/>
      </w:r>
      <w:r w:rsidR="00454CF0" w:rsidRPr="003F248C">
        <w:rPr>
          <w:noProof/>
        </w:rPr>
        <w:t>(R Core Team, 2017)</w:t>
      </w:r>
      <w:r w:rsidR="00454CF0">
        <w:fldChar w:fldCharType="end"/>
      </w:r>
      <w:r w:rsidR="00454CF0">
        <w:t>.</w:t>
      </w:r>
      <w:r w:rsidR="00B136E5">
        <w:t xml:space="preserve"> Brms allows the use of a flat prior, in which case the posterior corresponds to the likelihood.</w:t>
      </w:r>
      <w:r w:rsidR="00454CF0">
        <w:t xml:space="preserve"> </w:t>
      </w:r>
      <w:r w:rsidR="00B136E5">
        <w:t xml:space="preserve">We choose this option because our objective is not to use prior information, but rather to quantify support for a null hypothesis. </w:t>
      </w:r>
      <w:r w:rsidR="00454CF0">
        <w:t>Brms uses the same syntax as lme4; we thus fit the following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54CF0" w:rsidRPr="0095639F" w14:paraId="429ABE34" w14:textId="52CE2EF9" w:rsidTr="00C92624">
        <w:trPr>
          <w:trHeight w:val="376"/>
        </w:trPr>
        <w:tc>
          <w:tcPr>
            <w:tcW w:w="8314" w:type="dxa"/>
            <w:shd w:val="clear" w:color="auto" w:fill="FFFFFF" w:themeFill="background1"/>
            <w:vAlign w:val="center"/>
          </w:tcPr>
          <w:p w14:paraId="0CF5905B" w14:textId="10D88FB1" w:rsidR="00454CF0" w:rsidRPr="00A84BFB" w:rsidRDefault="00145A1C" w:rsidP="00C92624">
            <w:pPr>
              <w:pStyle w:val="MaterialsandMethodsText"/>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 xml:space="preserve"> ~ Air Drag+</m:t>
                </m:r>
                <m:d>
                  <m:dPr>
                    <m:endChr m:val="|"/>
                    <m:ctrlPr>
                      <w:rPr>
                        <w:rFonts w:ascii="Cambria Math" w:hAnsi="Cambria Math"/>
                        <w:i/>
                        <w:sz w:val="20"/>
                        <w:szCs w:val="20"/>
                        <w:lang w:val="es-ES"/>
                      </w:rPr>
                    </m:ctrlPr>
                  </m:dPr>
                  <m:e>
                    <m:r>
                      <w:rPr>
                        <w:rFonts w:ascii="Cambria Math" w:hAnsi="Cambria Math"/>
                        <w:sz w:val="20"/>
                        <w:szCs w:val="20"/>
                      </w:rPr>
                      <m:t xml:space="preserve">1 </m:t>
                    </m:r>
                  </m:e>
                </m:d>
                <m:r>
                  <w:rPr>
                    <w:rFonts w:ascii="Cambria Math" w:hAnsi="Cambria Math"/>
                    <w:sz w:val="20"/>
                    <w:szCs w:val="20"/>
                  </w:rPr>
                  <m:t xml:space="preserve"> </m:t>
                </m:r>
                <m:r>
                  <w:rPr>
                    <w:rFonts w:ascii="Cambria Math" w:hAnsi="Cambria Math"/>
                    <w:sz w:val="20"/>
                    <w:szCs w:val="20"/>
                    <w:lang w:val="es-ES"/>
                  </w:rPr>
                  <m:t>Participant</m:t>
                </m:r>
                <m:r>
                  <w:rPr>
                    <w:rFonts w:ascii="Cambria Math" w:hAnsi="Cambria Math"/>
                    <w:sz w:val="20"/>
                    <w:szCs w:val="20"/>
                  </w:rPr>
                  <m:t>)</m:t>
                </m:r>
              </m:oMath>
            </m:oMathPara>
          </w:p>
        </w:tc>
        <w:tc>
          <w:tcPr>
            <w:tcW w:w="783" w:type="dxa"/>
            <w:shd w:val="clear" w:color="auto" w:fill="FFFFFF" w:themeFill="background1"/>
            <w:vAlign w:val="center"/>
          </w:tcPr>
          <w:p w14:paraId="43AF9959" w14:textId="0CEF48F2" w:rsidR="00454CF0" w:rsidRPr="0095639F" w:rsidRDefault="00454CF0" w:rsidP="00C92624">
            <w:pPr>
              <w:pStyle w:val="MaterialsandMethodsText"/>
              <w:rPr>
                <w:sz w:val="20"/>
                <w:szCs w:val="20"/>
              </w:rPr>
            </w:pPr>
            <w:r w:rsidRPr="0095639F">
              <w:rPr>
                <w:sz w:val="20"/>
                <w:szCs w:val="20"/>
              </w:rPr>
              <w:t>[</w:t>
            </w:r>
            <w:r w:rsidR="008C6D9F" w:rsidRPr="0095639F">
              <w:rPr>
                <w:sz w:val="20"/>
                <w:szCs w:val="20"/>
              </w:rPr>
              <w:t>17</w:t>
            </w:r>
            <w:r w:rsidRPr="0095639F">
              <w:rPr>
                <w:sz w:val="20"/>
                <w:szCs w:val="20"/>
              </w:rPr>
              <w:t>]</w:t>
            </w:r>
          </w:p>
        </w:tc>
      </w:tr>
    </w:tbl>
    <w:p w14:paraId="2FAECEB5" w14:textId="029648B1" w:rsidR="008663AB" w:rsidRDefault="00454CF0" w:rsidP="00EC2370">
      <w:pPr>
        <w:jc w:val="both"/>
      </w:pPr>
      <w:r>
        <w:t>Brms does n</w:t>
      </w:r>
      <w:r w:rsidR="00B136E5">
        <w:t>ot</w:t>
      </w:r>
      <w:r>
        <w:t xml:space="preserve"> require testing of a Test Model against a Null Model. Rather</w:t>
      </w:r>
      <w:r w:rsidR="00044507">
        <w:t xml:space="preserve">, we can use the hypothesis() function to </w:t>
      </w:r>
      <w:r w:rsidR="00706C13">
        <w:t>directly contrast two hypotheses</w:t>
      </w:r>
      <w:r w:rsidR="00044507">
        <w:t xml:space="preserve">. In our case, the </w:t>
      </w:r>
      <w:r w:rsidR="00B136E5">
        <w:t xml:space="preserve">hypothesis is whether performance for </w:t>
      </w:r>
      <w:r w:rsidR="00593F18">
        <w:t>“</w:t>
      </w:r>
      <w:r w:rsidR="00B136E5">
        <w:t>Air Drag: Present</w:t>
      </w:r>
      <w:r w:rsidR="00593F18">
        <w:t>”</w:t>
      </w:r>
      <w:r w:rsidR="00B136E5">
        <w:t xml:space="preserve"> (i.e.</w:t>
      </w:r>
      <w:r w:rsidR="00A9544D">
        <w:t>,</w:t>
      </w:r>
      <w:r w:rsidR="00B136E5">
        <w:t xml:space="preserve"> the intercept) differs more from 1 than performance for </w:t>
      </w:r>
      <w:r w:rsidR="00593F18">
        <w:t>“</w:t>
      </w:r>
      <w:r w:rsidR="00B136E5">
        <w:t>Air Drag: Absent</w:t>
      </w:r>
      <w:r w:rsidR="00593F18">
        <w:t>”</w:t>
      </w:r>
      <w:r w:rsidR="00B136E5">
        <w:t xml:space="preserve"> (i.e.</w:t>
      </w:r>
      <w:r w:rsidR="00A9544D">
        <w:t>,</w:t>
      </w:r>
      <w:r w:rsidR="00B136E5">
        <w:t xml:space="preserve"> the intercept plus the regression coefficient for </w:t>
      </w:r>
      <w:r w:rsidR="00593F18">
        <w:t>“</w:t>
      </w:r>
      <w:r w:rsidR="00B136E5">
        <w:t>Air Drag: Absent</w:t>
      </w:r>
      <w:r w:rsidR="00593F18">
        <w:t>”</w:t>
      </w:r>
      <w:r w:rsidR="00B136E5">
        <w:t>). This test returns a posterior probability of 0.</w:t>
      </w:r>
      <w:r w:rsidR="00A9544D">
        <w:t>49</w:t>
      </w:r>
      <w:r w:rsidR="00B136E5">
        <w:t xml:space="preserve">, which corresponds to an Evidence Ratio of </w:t>
      </w:r>
      <w:r w:rsidR="00B40F2F">
        <w:t>0.</w:t>
      </w:r>
      <w:r w:rsidR="00A9544D">
        <w:t xml:space="preserve">98 </w:t>
      </w:r>
      <w:r w:rsidR="002C3FA2">
        <w:t>(</w:t>
      </w:r>
      <w:r w:rsidR="00593F18">
        <w:t>“</w:t>
      </w:r>
      <w:r w:rsidR="00C21D42">
        <w:t xml:space="preserve">Air Drag: </w:t>
      </w:r>
      <w:r w:rsidR="00A9544D">
        <w:t>Absent</w:t>
      </w:r>
      <w:r w:rsidR="00593F18">
        <w:t>”</w:t>
      </w:r>
      <w:r w:rsidR="00C21D42">
        <w:t xml:space="preserve"> is </w:t>
      </w:r>
      <w:r w:rsidR="002C3FA2">
        <w:t>0.00</w:t>
      </w:r>
      <w:r w:rsidR="00A9544D">
        <w:t>05</w:t>
      </w:r>
      <w:r w:rsidR="00C21D42">
        <w:t xml:space="preserve"> further away from 1</w:t>
      </w:r>
      <w:r w:rsidR="002C3FA2">
        <w:t>, SE = 0.01</w:t>
      </w:r>
      <w:r w:rsidR="006000DE">
        <w:t>4</w:t>
      </w:r>
      <w:r w:rsidR="002C3FA2">
        <w:t>, 95 % CI = [-0.02; 0.0</w:t>
      </w:r>
      <w:r w:rsidR="00A9544D">
        <w:t>2</w:t>
      </w:r>
      <w:r w:rsidR="002C3FA2">
        <w:t>]</w:t>
      </w:r>
      <w:r w:rsidR="00C21D42">
        <w:t>)</w:t>
      </w:r>
      <w:r w:rsidR="00B136E5">
        <w:t>; that is</w:t>
      </w:r>
      <w:r w:rsidR="00A9544D">
        <w:t>,</w:t>
      </w:r>
      <w:r w:rsidR="00B136E5">
        <w:t xml:space="preserve"> the data support </w:t>
      </w:r>
      <w:r w:rsidR="00A9544D">
        <w:t>neither of the two hypotheses over the other.</w:t>
      </w:r>
    </w:p>
    <w:p w14:paraId="6FEC26ED" w14:textId="43FAAC45" w:rsidR="00EE4AFB" w:rsidRDefault="00EE4AFB" w:rsidP="00EC2370">
      <w:pPr>
        <w:jc w:val="both"/>
      </w:pPr>
      <w:r>
        <w:t>For the spatial task</w:t>
      </w:r>
      <w:r w:rsidR="000C59D9">
        <w:t xml:space="preserve"> (</w:t>
      </w:r>
      <w:r w:rsidR="000C59D9" w:rsidRPr="000C59D9">
        <w:rPr>
          <w:i/>
          <w:iCs/>
        </w:rPr>
        <w:t>Prediction 1b</w:t>
      </w:r>
      <w:r w:rsidR="000C59D9">
        <w:t>)</w:t>
      </w:r>
      <w:r>
        <w:t xml:space="preserve">, we expect </w:t>
      </w:r>
      <w:r w:rsidR="009C404C">
        <w:t xml:space="preserve">high accuracy </w:t>
      </w:r>
      <w:r>
        <w:t xml:space="preserve">for “Air Drag: Present” and an undershoot for “Air Drag: Absent”. </w:t>
      </w:r>
      <w:r w:rsidR="00FA323C">
        <w:fldChar w:fldCharType="begin"/>
      </w:r>
      <w:r w:rsidR="00FA323C">
        <w:instrText xml:space="preserve"> REF _Ref36174245 \h </w:instrText>
      </w:r>
      <w:r w:rsidR="00FA323C">
        <w:fldChar w:fldCharType="separate"/>
      </w:r>
      <w:r w:rsidR="00FA323C">
        <w:t xml:space="preserve">Figure </w:t>
      </w:r>
      <w:r w:rsidR="00FA323C">
        <w:rPr>
          <w:noProof/>
        </w:rPr>
        <w:t>2</w:t>
      </w:r>
      <w:r w:rsidR="00FA323C">
        <w:fldChar w:fldCharType="end"/>
      </w:r>
      <w:r w:rsidR="00FA323C">
        <w:t xml:space="preserve">B visualizes the distribution of responses for each condition. </w:t>
      </w:r>
      <w:r>
        <w:t xml:space="preserve">We follow the same procedure as for the timing response and fit the following </w:t>
      </w:r>
      <w:r w:rsidR="00FD122D">
        <w:t xml:space="preserve">Test </w:t>
      </w:r>
      <w:r>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4AFB" w:rsidRPr="0095639F" w14:paraId="336774FA" w14:textId="77777777" w:rsidTr="00DF2DEF">
        <w:trPr>
          <w:trHeight w:val="376"/>
        </w:trPr>
        <w:tc>
          <w:tcPr>
            <w:tcW w:w="8314" w:type="dxa"/>
            <w:shd w:val="clear" w:color="auto" w:fill="FFFFFF" w:themeFill="background1"/>
            <w:vAlign w:val="center"/>
          </w:tcPr>
          <w:p w14:paraId="20D32705" w14:textId="35FE4B6A" w:rsidR="00EE4AFB" w:rsidRPr="0095639F" w:rsidRDefault="00145A1C" w:rsidP="00DF2DEF">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F8CB0CC" w14:textId="5A6F6286" w:rsidR="00EE4AFB" w:rsidRPr="0095639F" w:rsidRDefault="00EE4AFB" w:rsidP="00DF2DEF">
            <w:pPr>
              <w:pStyle w:val="MaterialsandMethodsText"/>
              <w:rPr>
                <w:sz w:val="20"/>
                <w:szCs w:val="20"/>
              </w:rPr>
            </w:pPr>
            <w:r w:rsidRPr="0095639F">
              <w:rPr>
                <w:sz w:val="20"/>
                <w:szCs w:val="20"/>
              </w:rPr>
              <w:t>[</w:t>
            </w:r>
            <w:r w:rsidR="008C6D9F" w:rsidRPr="0095639F">
              <w:rPr>
                <w:sz w:val="20"/>
                <w:szCs w:val="20"/>
              </w:rPr>
              <w:t>1</w:t>
            </w:r>
            <w:r w:rsidR="00D723DF">
              <w:rPr>
                <w:sz w:val="20"/>
                <w:szCs w:val="20"/>
              </w:rPr>
              <w:t>7</w:t>
            </w:r>
            <w:r w:rsidRPr="0095639F">
              <w:rPr>
                <w:sz w:val="20"/>
                <w:szCs w:val="20"/>
              </w:rPr>
              <w:t>]</w:t>
            </w:r>
          </w:p>
        </w:tc>
      </w:tr>
    </w:tbl>
    <w:p w14:paraId="6FB43084" w14:textId="2D7DFD70" w:rsidR="00FD122D" w:rsidRDefault="00FD122D" w:rsidP="00EC2370">
      <w:pPr>
        <w:jc w:val="both"/>
      </w:pPr>
      <w:r>
        <w:t>We then compare it to the following Null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D122D" w:rsidRPr="0095639F" w14:paraId="40EA4683" w14:textId="77777777" w:rsidTr="00C92624">
        <w:trPr>
          <w:trHeight w:val="376"/>
        </w:trPr>
        <w:tc>
          <w:tcPr>
            <w:tcW w:w="8314" w:type="dxa"/>
            <w:shd w:val="clear" w:color="auto" w:fill="FFFFFF" w:themeFill="background1"/>
            <w:vAlign w:val="center"/>
          </w:tcPr>
          <w:p w14:paraId="04D7F21D" w14:textId="769FED79" w:rsidR="00FD122D" w:rsidRPr="0095639F" w:rsidRDefault="00145A1C"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B6FF3D6" w14:textId="7E239FAC" w:rsidR="00FD122D" w:rsidRPr="0095639F" w:rsidRDefault="00FD122D" w:rsidP="00C92624">
            <w:pPr>
              <w:pStyle w:val="MaterialsandMethodsText"/>
              <w:rPr>
                <w:sz w:val="20"/>
                <w:szCs w:val="20"/>
              </w:rPr>
            </w:pPr>
            <w:r w:rsidRPr="0095639F">
              <w:rPr>
                <w:sz w:val="20"/>
                <w:szCs w:val="20"/>
              </w:rPr>
              <w:t>[</w:t>
            </w:r>
            <w:r w:rsidR="008C6D9F" w:rsidRPr="0095639F">
              <w:rPr>
                <w:sz w:val="20"/>
                <w:szCs w:val="20"/>
              </w:rPr>
              <w:t>1</w:t>
            </w:r>
            <w:r w:rsidR="00D723DF">
              <w:rPr>
                <w:sz w:val="20"/>
                <w:szCs w:val="20"/>
              </w:rPr>
              <w:t>8</w:t>
            </w:r>
            <w:r w:rsidRPr="0095639F">
              <w:rPr>
                <w:sz w:val="20"/>
                <w:szCs w:val="20"/>
              </w:rPr>
              <w:t>]</w:t>
            </w:r>
          </w:p>
        </w:tc>
      </w:tr>
    </w:tbl>
    <w:p w14:paraId="174AF82F" w14:textId="2C6F98E1" w:rsidR="00813196" w:rsidRDefault="007C696F" w:rsidP="00813196">
      <w:pPr>
        <w:jc w:val="both"/>
      </w:pPr>
      <w:r>
        <w:t xml:space="preserve">By </w:t>
      </w:r>
      <w:r w:rsidRPr="0059303D">
        <w:t>means of a Likelihood Ratio Test, we found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=62.24;  </m:t>
        </m:r>
      </m:oMath>
      <w:r w:rsidR="00BC780D" w:rsidRPr="00126A28">
        <w:t>p</w:t>
      </w:r>
      <w:r w:rsidR="00BC780D" w:rsidRPr="0059303D">
        <w:t> &lt; 0.0</w:t>
      </w:r>
      <w:r w:rsidR="00BC780D" w:rsidRPr="00126A28">
        <w:t>01</w:t>
      </w:r>
      <w:r w:rsidRPr="00F10F83">
        <w:rPr>
          <w:lang w:val="en-CA"/>
        </w:rPr>
        <w:t xml:space="preserve">). </w:t>
      </w:r>
      <w:r w:rsidR="0090664C" w:rsidRPr="00F10F83">
        <w:t xml:space="preserve">The </w:t>
      </w:r>
      <w:r w:rsidR="0090664C">
        <w:t>intercept for the Test Model is 0.91</w:t>
      </w:r>
      <w:r w:rsidR="002872D2">
        <w:t>06</w:t>
      </w:r>
      <w:r w:rsidR="0090664C">
        <w:t xml:space="preserve"> (SE = 0.</w:t>
      </w:r>
      <w:r w:rsidR="002872D2">
        <w:t>0445</w:t>
      </w:r>
      <w:r w:rsidR="0090664C">
        <w:t xml:space="preserve">) and the </w:t>
      </w:r>
      <w:r w:rsidR="0090664C" w:rsidRPr="0059303D">
        <w:t>interce</w:t>
      </w:r>
      <w:r w:rsidR="0090664C" w:rsidRPr="00126A28">
        <w:t>pt for the Null Model is</w:t>
      </w:r>
      <w:r w:rsidR="00F1505D" w:rsidRPr="00F10F83">
        <w:t xml:space="preserve"> 0.90</w:t>
      </w:r>
      <w:r w:rsidR="005E1751">
        <w:t>1</w:t>
      </w:r>
      <w:r w:rsidR="0090664C" w:rsidRPr="00F10F83">
        <w:t xml:space="preserve"> (SE = 0.</w:t>
      </w:r>
      <w:r w:rsidR="00F1505D" w:rsidRPr="00F10F83">
        <w:t>0445</w:t>
      </w:r>
      <w:r w:rsidR="0090664C" w:rsidRPr="00F10F83">
        <w:t xml:space="preserve">). </w:t>
      </w:r>
      <w:r w:rsidRPr="00F10F83">
        <w:rPr>
          <w:lang w:val="en-CA"/>
        </w:rPr>
        <w:t xml:space="preserve">The regression coefficient for </w:t>
      </w:r>
      <w:r w:rsidR="00211F5D" w:rsidRPr="00F10F83">
        <w:rPr>
          <w:lang w:val="en-CA"/>
        </w:rPr>
        <w:t>“</w:t>
      </w:r>
      <w:r w:rsidRPr="00F10F83">
        <w:rPr>
          <w:lang w:val="en-CA"/>
        </w:rPr>
        <w:t>Air Drag</w:t>
      </w:r>
      <w:r w:rsidRPr="00F10F83">
        <w:t>: Absent</w:t>
      </w:r>
      <w:r w:rsidR="00211F5D" w:rsidRPr="00F10F83">
        <w:t>”</w:t>
      </w:r>
      <w:r w:rsidRPr="00F10F83">
        <w:t xml:space="preserve"> is -0.0</w:t>
      </w:r>
      <w:r w:rsidR="00DB1AF9" w:rsidRPr="00F10F83">
        <w:t>197</w:t>
      </w:r>
      <w:r w:rsidRPr="00F10F83">
        <w:t> (</w:t>
      </w:r>
      <w:r w:rsidRPr="0059303D">
        <w:t>SE = 0.00</w:t>
      </w:r>
      <w:r w:rsidR="0054533C" w:rsidRPr="00126A28">
        <w:t>2</w:t>
      </w:r>
      <w:r w:rsidRPr="00126A28">
        <w:t xml:space="preserve">). </w:t>
      </w:r>
      <w:r w:rsidRPr="00F10F83">
        <w:t xml:space="preserve">We again test whether the intercepts differ significant from </w:t>
      </w:r>
      <w:r w:rsidR="00EF75FD" w:rsidRPr="00F10F83">
        <w:t>1</w:t>
      </w:r>
      <w:r w:rsidRPr="00F10F83">
        <w:t xml:space="preserve"> in either condition. We find that </w:t>
      </w:r>
      <w:r w:rsidR="00AE1848" w:rsidRPr="00F10F83">
        <w:t xml:space="preserve">the intercept does not differ </w:t>
      </w:r>
      <w:r w:rsidR="00EF75FD" w:rsidRPr="00F10F83">
        <w:t xml:space="preserve">for the </w:t>
      </w:r>
      <w:r w:rsidR="00211F5D" w:rsidRPr="00F10F83">
        <w:t>“</w:t>
      </w:r>
      <w:r w:rsidR="00EF75FD" w:rsidRPr="00F10F83">
        <w:t>Air Drag: Present</w:t>
      </w:r>
      <w:r w:rsidR="00211F5D" w:rsidRPr="00F10F83">
        <w:t>”</w:t>
      </w:r>
      <w:r w:rsidR="00EF75FD"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=3.803;  </m:t>
        </m:r>
      </m:oMath>
      <w:r w:rsidR="005C7B1B" w:rsidRPr="00126A28">
        <w:t>p</w:t>
      </w:r>
      <w:r w:rsidR="005C7B1B" w:rsidRPr="0059303D">
        <w:t> =</w:t>
      </w:r>
      <w:r w:rsidR="005C7B1B" w:rsidRPr="00126A28">
        <w:t> 0.</w:t>
      </w:r>
      <w:r w:rsidR="00D04C00" w:rsidRPr="006778A0">
        <w:t>051</w:t>
      </w:r>
      <w:r w:rsidR="00EF75FD" w:rsidRPr="00126A28">
        <w:t xml:space="preserve">), </w:t>
      </w:r>
      <w:r w:rsidR="00EF75FD" w:rsidRPr="00126A28">
        <w:lastRenderedPageBreak/>
        <w:t xml:space="preserve">while </w:t>
      </w:r>
      <w:r w:rsidR="00AE1848" w:rsidRPr="00F10F83">
        <w:t xml:space="preserve">it </w:t>
      </w:r>
      <w:r w:rsidR="006D07B1" w:rsidRPr="00F10F83">
        <w:t xml:space="preserve">does </w:t>
      </w:r>
      <w:r w:rsidR="00EF75FD" w:rsidRPr="00F10F83">
        <w:t>differ</w:t>
      </w:r>
      <w:r w:rsidR="00AE1848" w:rsidRPr="00F10F83">
        <w:t xml:space="preserve"> </w:t>
      </w:r>
      <w:r w:rsidR="006D07B1" w:rsidRPr="00F10F83">
        <w:t xml:space="preserve">significantly </w:t>
      </w:r>
      <w:r w:rsidR="00AE1848" w:rsidRPr="00F10F83">
        <w:t xml:space="preserve">for the </w:t>
      </w:r>
      <w:r w:rsidR="00211F5D" w:rsidRPr="00F10F83">
        <w:t>“</w:t>
      </w:r>
      <w:r w:rsidR="00AE1848" w:rsidRPr="00F10F83">
        <w:t>Air Drag: Absent</w:t>
      </w:r>
      <w:r w:rsidR="00211F5D" w:rsidRPr="00F10F83">
        <w:t>”</w:t>
      </w:r>
      <w:r w:rsidR="00AE1848"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=5.455; </m:t>
        </m:r>
      </m:oMath>
      <w:r w:rsidR="00AE1848" w:rsidRPr="00126A28">
        <w:t> = 0.01</w:t>
      </w:r>
      <w:r w:rsidR="0017318A" w:rsidRPr="006778A0">
        <w:t>9</w:t>
      </w:r>
      <w:r w:rsidR="006D07B1" w:rsidRPr="0059303D">
        <w:t>).</w:t>
      </w:r>
      <w:r w:rsidR="00813196">
        <w:t xml:space="preserve"> Then we computed the confidence interval (95% confidence interval) for the intercept of the Null model using a bootstrap procedure for both conditions “Air</w:t>
      </w:r>
      <w:r w:rsidR="002F5AA3">
        <w:t xml:space="preserve"> D</w:t>
      </w:r>
      <w:r w:rsidR="00813196">
        <w:t>rag: Present” [</w:t>
      </w:r>
      <w:r w:rsidR="003242A4">
        <w:t>0.821;1.008]</w:t>
      </w:r>
      <w:r w:rsidR="00813196">
        <w:t xml:space="preserve"> and “Air</w:t>
      </w:r>
      <w:r w:rsidR="002F5AA3">
        <w:t xml:space="preserve"> D</w:t>
      </w:r>
      <w:r w:rsidR="00813196">
        <w:t xml:space="preserve">rag: Absent” </w:t>
      </w:r>
      <w:r w:rsidR="003242A4">
        <w:t>[0.802; 0.987]</w:t>
      </w:r>
      <w:r w:rsidR="00813196">
        <w:t>. The confidence interval for “Air</w:t>
      </w:r>
      <w:r w:rsidR="002F5AA3">
        <w:t xml:space="preserve"> D</w:t>
      </w:r>
      <w:r w:rsidR="00813196">
        <w:t xml:space="preserve">rag: Present” includes </w:t>
      </w:r>
      <w:r w:rsidR="00D63515">
        <w:t>1</w:t>
      </w:r>
      <w:r w:rsidR="00813196">
        <w:t>, whereas its counterpart for “Air</w:t>
      </w:r>
      <w:r w:rsidR="002F5AA3">
        <w:t xml:space="preserve"> D</w:t>
      </w:r>
      <w:r w:rsidR="00813196">
        <w:t xml:space="preserve">rag: Absent” not. </w:t>
      </w:r>
    </w:p>
    <w:p w14:paraId="103A5259" w14:textId="135E20F1" w:rsidR="00982D30" w:rsidRDefault="006D07B1" w:rsidP="00EC2370">
      <w:pPr>
        <w:jc w:val="both"/>
      </w:pPr>
      <w:r w:rsidRPr="0059303D">
        <w:t xml:space="preserve">However, considering that the intercept for </w:t>
      </w:r>
      <w:r w:rsidR="00211F5D" w:rsidRPr="00126A28">
        <w:t>“</w:t>
      </w:r>
      <w:r w:rsidRPr="00126A28">
        <w:t xml:space="preserve">Air Drag: </w:t>
      </w:r>
      <w:r w:rsidR="003242A4">
        <w:t>Absent</w:t>
      </w:r>
      <w:r w:rsidR="00211F5D" w:rsidRPr="00F10F83">
        <w:t>”</w:t>
      </w:r>
      <w:r w:rsidRPr="00F10F83">
        <w:t xml:space="preserve"> is only marginally different from 1, we again perform the Bayesian analysis outlined above</w:t>
      </w:r>
      <w:r w:rsidR="00B07FC5" w:rsidRPr="00F10F83">
        <w:t xml:space="preserve"> with the following </w:t>
      </w:r>
      <w:r w:rsidR="00982D30" w:rsidRPr="00F10F83">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82D30" w:rsidRPr="0095639F" w14:paraId="6676930C" w14:textId="2469EA01" w:rsidTr="007D065C">
        <w:trPr>
          <w:trHeight w:val="376"/>
        </w:trPr>
        <w:tc>
          <w:tcPr>
            <w:tcW w:w="8314" w:type="dxa"/>
            <w:shd w:val="clear" w:color="auto" w:fill="FFFFFF" w:themeFill="background1"/>
            <w:vAlign w:val="center"/>
          </w:tcPr>
          <w:p w14:paraId="2875DDDA" w14:textId="2E71164B" w:rsidR="00982D30" w:rsidRPr="003242A4" w:rsidRDefault="00145A1C" w:rsidP="007D065C">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Spatial</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CCCC38B" w14:textId="04008E90" w:rsidR="00982D30" w:rsidRPr="0095639F" w:rsidRDefault="00982D30" w:rsidP="007D065C">
            <w:pPr>
              <w:pStyle w:val="MaterialsandMethodsText"/>
              <w:rPr>
                <w:sz w:val="20"/>
                <w:szCs w:val="20"/>
              </w:rPr>
            </w:pPr>
            <w:r w:rsidRPr="0095639F">
              <w:rPr>
                <w:sz w:val="20"/>
                <w:szCs w:val="20"/>
              </w:rPr>
              <w:t>[</w:t>
            </w:r>
            <w:r w:rsidR="008C6D9F" w:rsidRPr="0095639F">
              <w:rPr>
                <w:sz w:val="20"/>
                <w:szCs w:val="20"/>
              </w:rPr>
              <w:t>20</w:t>
            </w:r>
            <w:r w:rsidRPr="0095639F">
              <w:rPr>
                <w:sz w:val="20"/>
                <w:szCs w:val="20"/>
              </w:rPr>
              <w:t>]</w:t>
            </w:r>
          </w:p>
        </w:tc>
      </w:tr>
    </w:tbl>
    <w:p w14:paraId="2D86D503" w14:textId="3E7A991C" w:rsidR="00EE4AFB" w:rsidRDefault="006D07B1" w:rsidP="00EC2370">
      <w:pPr>
        <w:jc w:val="both"/>
      </w:pPr>
      <w:r>
        <w:t>Here, we find a Posterior Probability of 0.9</w:t>
      </w:r>
      <w:r w:rsidR="001E6985">
        <w:t>7</w:t>
      </w:r>
      <w:r>
        <w:t xml:space="preserve">, corresponding to an Evidence Ratio of </w:t>
      </w:r>
      <w:r w:rsidR="001E6985">
        <w:t>3</w:t>
      </w:r>
      <w:r w:rsidR="0090257E">
        <w:t>5.04</w:t>
      </w:r>
      <w:r>
        <w:t xml:space="preserve">, in favor of </w:t>
      </w:r>
      <w:r w:rsidR="00593F18">
        <w:t>“</w:t>
      </w:r>
      <w:r>
        <w:t>Air Drag: Present</w:t>
      </w:r>
      <w:r w:rsidR="00593F18">
        <w:t>”</w:t>
      </w:r>
      <w:r>
        <w:t xml:space="preserve"> eliciting more accurate responses</w:t>
      </w:r>
      <w:r w:rsidR="00C21D42">
        <w:t xml:space="preserve"> (</w:t>
      </w:r>
      <w:r w:rsidR="00593F18">
        <w:t>“</w:t>
      </w:r>
      <w:r w:rsidR="001C092D">
        <w:t>Air Drag: Present</w:t>
      </w:r>
      <w:r w:rsidR="00593F18">
        <w:t>”</w:t>
      </w:r>
      <w:r w:rsidR="001C092D">
        <w:t xml:space="preserve"> is </w:t>
      </w:r>
      <w:r w:rsidR="00237569">
        <w:t>-</w:t>
      </w:r>
      <w:r w:rsidR="001C092D">
        <w:t>0.02 closer to 1</w:t>
      </w:r>
      <w:r w:rsidR="00C21D42">
        <w:t>, SE = 0.</w:t>
      </w:r>
      <w:r w:rsidR="001C092D">
        <w:t>007</w:t>
      </w:r>
      <w:r w:rsidR="00C21D42">
        <w:t>, 95 % CI = [</w:t>
      </w:r>
      <w:r w:rsidR="004C4C24">
        <w:t>-</w:t>
      </w:r>
      <w:r w:rsidR="00C21D42">
        <w:t>0.</w:t>
      </w:r>
      <w:r w:rsidR="001C092D">
        <w:t>0</w:t>
      </w:r>
      <w:r w:rsidR="004C4C24">
        <w:t>27</w:t>
      </w:r>
      <w:r w:rsidR="00C21D42">
        <w:t xml:space="preserve">; </w:t>
      </w:r>
      <w:r w:rsidR="004C4C24">
        <w:t>-</w:t>
      </w:r>
      <w:r w:rsidR="00C21D42">
        <w:t>0.</w:t>
      </w:r>
      <w:r w:rsidR="001C092D">
        <w:t>0</w:t>
      </w:r>
      <w:r w:rsidR="004C4C24">
        <w:t>17</w:t>
      </w:r>
      <w:r w:rsidR="00C21D42">
        <w:t>])</w:t>
      </w:r>
      <w:r>
        <w:t xml:space="preserve">. This represents </w:t>
      </w:r>
      <w:r w:rsidR="00F47E22">
        <w:t>moderate-to-</w:t>
      </w:r>
      <w:r>
        <w:t xml:space="preserve">strong evidence that humans use internalized knowledge of Air Drag to extrapolate </w:t>
      </w:r>
      <w:r w:rsidR="005879B6">
        <w:t>positional information</w:t>
      </w:r>
      <w:r>
        <w:t>.</w:t>
      </w:r>
    </w:p>
    <w:p w14:paraId="3E929557" w14:textId="4CEC9000" w:rsidR="00BC575F" w:rsidRDefault="00BC575F" w:rsidP="00EC2370">
      <w:pPr>
        <w:jc w:val="both"/>
      </w:pPr>
      <w:r>
        <w:t xml:space="preserve">Overall, our data represents strong evidence that humans do not switch between an air drag-based model and a non-air drag-based model for motion extrapolation, but rather use the same model independently of what is presented to them. The timing task furthermore provides </w:t>
      </w:r>
      <w:r w:rsidR="00DD0E36">
        <w:t xml:space="preserve">no </w:t>
      </w:r>
      <w:r>
        <w:t xml:space="preserve">evidence </w:t>
      </w:r>
      <w:r w:rsidR="00DD0E36">
        <w:t xml:space="preserve">to distinguish between an </w:t>
      </w:r>
      <w:r>
        <w:t>air drag</w:t>
      </w:r>
      <w:r w:rsidR="00DD0E36">
        <w:t>-dependent and an air drag</w:t>
      </w:r>
      <w:r>
        <w:t xml:space="preserve">-independent model, while the spatial task provides </w:t>
      </w:r>
      <w:r w:rsidR="00E16F22">
        <w:t xml:space="preserve">relatively strong </w:t>
      </w:r>
      <w:r>
        <w:t>evidence in favor of an air drag-based model.</w:t>
      </w:r>
    </w:p>
    <w:p w14:paraId="3D34BAAC" w14:textId="49389C51" w:rsidR="001B67E1" w:rsidRDefault="0025722C" w:rsidP="001B67E1">
      <w:pPr>
        <w:keepNext/>
        <w:jc w:val="both"/>
      </w:pPr>
      <w:del w:id="68" w:author="Borja Aguado Ramirez" w:date="2020-05-15T03:22:00Z">
        <w:r w:rsidDel="00A05250">
          <w:rPr>
            <w:noProof/>
          </w:rPr>
          <w:lastRenderedPageBreak/>
          <w:drawing>
            <wp:inline distT="0" distB="0" distL="0" distR="0" wp14:anchorId="3BC186CE" wp14:editId="1BD1B272">
              <wp:extent cx="5935344" cy="2967672"/>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5344" cy="2967672"/>
                      </a:xfrm>
                      <a:prstGeom prst="rect">
                        <a:avLst/>
                      </a:prstGeom>
                      <a:noFill/>
                      <a:ln>
                        <a:noFill/>
                      </a:ln>
                    </pic:spPr>
                  </pic:pic>
                </a:graphicData>
              </a:graphic>
            </wp:inline>
          </w:drawing>
        </w:r>
      </w:del>
    </w:p>
    <w:p w14:paraId="0746FA27" w14:textId="5C69D8A9" w:rsidR="00A05250" w:rsidRDefault="00A05250" w:rsidP="001B67E1">
      <w:pPr>
        <w:pStyle w:val="Caption"/>
        <w:jc w:val="both"/>
        <w:rPr>
          <w:ins w:id="69" w:author="Borja Aguado Ramirez" w:date="2020-05-15T03:22:00Z"/>
        </w:rPr>
      </w:pPr>
      <w:bookmarkStart w:id="70" w:name="_Ref36174245"/>
      <w:ins w:id="71" w:author="Borja Aguado Ramirez" w:date="2020-05-15T03:22:00Z">
        <w:r>
          <w:rPr>
            <w:noProof/>
          </w:rPr>
          <w:drawing>
            <wp:inline distT="0" distB="0" distL="0" distR="0" wp14:anchorId="4B45FA82" wp14:editId="28C5D993">
              <wp:extent cx="5943600" cy="2971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ins>
    </w:p>
    <w:p w14:paraId="2786F528" w14:textId="029DC4F6" w:rsidR="001B67E1" w:rsidRDefault="001B67E1" w:rsidP="001B67E1">
      <w:pPr>
        <w:pStyle w:val="Caption"/>
        <w:jc w:val="both"/>
      </w:pPr>
      <w:r>
        <w:t xml:space="preserve">Figure </w:t>
      </w:r>
      <w:fldSimple w:instr=" SEQ Figure \* ARABIC ">
        <w:r w:rsidR="002E7542">
          <w:rPr>
            <w:noProof/>
          </w:rPr>
          <w:t>2</w:t>
        </w:r>
      </w:fldSimple>
      <w:bookmarkEnd w:id="70"/>
      <w:r>
        <w:t>: Distribution of responses error ratios for Air</w:t>
      </w:r>
      <w:r w:rsidR="002F5AA3">
        <w:t xml:space="preserve"> </w:t>
      </w:r>
      <w:r>
        <w:t>drag and No Air</w:t>
      </w:r>
      <w:r w:rsidR="002F5AA3">
        <w:t xml:space="preserve"> </w:t>
      </w:r>
      <w:r>
        <w:t>drag. Each small transparent dot represents one trial.</w:t>
      </w:r>
      <w:r w:rsidR="00BF6217">
        <w:t xml:space="preserve"> The fat black dot is the </w:t>
      </w:r>
      <w:del w:id="72" w:author="Borja Aguado Ramirez" w:date="2020-05-15T03:23:00Z">
        <w:r w:rsidR="00BF6217" w:rsidDel="00900EAE">
          <w:delText xml:space="preserve">median </w:delText>
        </w:r>
      </w:del>
      <w:ins w:id="73" w:author="Borja Aguado Ramirez" w:date="2020-05-15T03:23:00Z">
        <w:r w:rsidR="00900EAE">
          <w:t xml:space="preserve">mean </w:t>
        </w:r>
      </w:ins>
      <w:r w:rsidR="00BF6217">
        <w:t>across all conditions and participant.</w:t>
      </w:r>
      <w:r w:rsidR="00660D60">
        <w:t xml:space="preserve"> The short solid horizontal lines represent the median performance for each participant. </w:t>
      </w:r>
      <w:r>
        <w:t xml:space="preserve"> The dotted line indicates a timing error ratio of 1, that is perfect accuracy. </w:t>
      </w:r>
      <w:r w:rsidR="00660D60">
        <w:t xml:space="preserve">In the insets, we display the mean error of each condition (dots); the error bars indicate +/- 1 standard error. </w:t>
      </w:r>
      <w:r w:rsidR="00BF6217">
        <w:t xml:space="preserve"> </w:t>
      </w:r>
      <w:r>
        <w:t>A. Timing task. B. Spatial task.</w:t>
      </w:r>
    </w:p>
    <w:p w14:paraId="12650D39" w14:textId="1445F3BD" w:rsidR="00DF2DEF" w:rsidRDefault="000E10F8" w:rsidP="000E10F8">
      <w:pPr>
        <w:pStyle w:val="Heading3"/>
      </w:pPr>
      <w:r>
        <w:t xml:space="preserve">Hypothesis 2: </w:t>
      </w:r>
      <w:commentRangeStart w:id="74"/>
      <w:commentRangeStart w:id="75"/>
      <w:r>
        <w:t>Target size and air drag-related extrapolation</w:t>
      </w:r>
      <w:commentRangeEnd w:id="74"/>
      <w:r w:rsidR="00ED4695">
        <w:rPr>
          <w:rStyle w:val="CommentReference"/>
          <w:rFonts w:asciiTheme="minorHAnsi" w:eastAsiaTheme="minorHAnsi" w:hAnsiTheme="minorHAnsi" w:cstheme="minorBidi"/>
          <w:color w:val="auto"/>
        </w:rPr>
        <w:commentReference w:id="74"/>
      </w:r>
      <w:commentRangeEnd w:id="75"/>
      <w:r w:rsidR="00795C86">
        <w:rPr>
          <w:rStyle w:val="CommentReference"/>
          <w:rFonts w:asciiTheme="minorHAnsi" w:eastAsiaTheme="minorHAnsi" w:hAnsiTheme="minorHAnsi" w:cstheme="minorBidi"/>
          <w:color w:val="auto"/>
        </w:rPr>
        <w:commentReference w:id="75"/>
      </w:r>
    </w:p>
    <w:p w14:paraId="4BC3257D" w14:textId="0E433561" w:rsidR="00EA75AC" w:rsidRDefault="00EA75AC" w:rsidP="00EA75AC">
      <w:pPr>
        <w:jc w:val="both"/>
      </w:pPr>
      <w:r>
        <w:t>We furthermore hypothesized that humans might extrapolate motion taking into account</w:t>
      </w:r>
      <w:r w:rsidR="004A61C4">
        <w:t xml:space="preserve"> that air drag affects objects of different physical sizes differently.</w:t>
      </w:r>
      <w:r w:rsidR="00B02A5F">
        <w:t xml:space="preserve"> </w:t>
      </w:r>
      <w:r w:rsidR="00B02A5F">
        <w:fldChar w:fldCharType="begin"/>
      </w:r>
      <w:r w:rsidR="00B02A5F">
        <w:instrText xml:space="preserve"> REF _Ref37723620 \h </w:instrText>
      </w:r>
      <w:r w:rsidR="00B02A5F">
        <w:fldChar w:fldCharType="separate"/>
      </w:r>
      <w:r w:rsidR="00B02A5F">
        <w:t xml:space="preserve">Figure </w:t>
      </w:r>
      <w:r w:rsidR="00B02A5F">
        <w:rPr>
          <w:noProof/>
        </w:rPr>
        <w:t>3</w:t>
      </w:r>
      <w:r w:rsidR="00B02A5F">
        <w:fldChar w:fldCharType="end"/>
      </w:r>
      <w:r w:rsidR="00B02A5F">
        <w:t xml:space="preserve"> visualizes the response distribution and mean errors for each target size and task.</w:t>
      </w:r>
      <w:r w:rsidR="004A61C4">
        <w:t xml:space="preserve"> </w:t>
      </w:r>
      <w:r>
        <w:t xml:space="preserve">To test this hypothesis, we use Linear Mixed Modelling </w:t>
      </w:r>
      <w:r w:rsidR="00E46B40">
        <w:t>to fit the following models</w:t>
      </w:r>
      <w:r w:rsidR="00231BFC">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07F047B9" w14:textId="77777777" w:rsidTr="00BC5EA2">
        <w:trPr>
          <w:trHeight w:val="376"/>
        </w:trPr>
        <w:tc>
          <w:tcPr>
            <w:tcW w:w="8314" w:type="dxa"/>
            <w:shd w:val="clear" w:color="auto" w:fill="FFFFFF" w:themeFill="background1"/>
            <w:vAlign w:val="center"/>
          </w:tcPr>
          <w:p w14:paraId="18820CB2" w14:textId="2FB9794B" w:rsidR="00EA75AC" w:rsidRPr="0095639F" w:rsidRDefault="00145A1C" w:rsidP="00BC5EA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76" w:author="Björn Jörges" w:date="2020-05-06T23:26:00Z">
                    <w:rPr>
                      <w:rFonts w:ascii="Cambria Math" w:hAnsi="Cambria Math"/>
                      <w:sz w:val="20"/>
                      <w:szCs w:val="20"/>
                      <w:lang w:val="es-ES"/>
                    </w:rPr>
                    <m:t>Air Drag*</m:t>
                  </w:ins>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02DCBCD" w14:textId="1C0D45C3" w:rsidR="00EA75AC" w:rsidRPr="0095639F" w:rsidRDefault="00EA75AC" w:rsidP="00BC5EA2">
            <w:pPr>
              <w:pStyle w:val="MaterialsandMethodsText"/>
              <w:rPr>
                <w:sz w:val="20"/>
                <w:szCs w:val="20"/>
              </w:rPr>
            </w:pPr>
            <w:r w:rsidRPr="0095639F">
              <w:rPr>
                <w:sz w:val="20"/>
                <w:szCs w:val="20"/>
              </w:rPr>
              <w:t>[</w:t>
            </w:r>
            <w:r w:rsidR="00D723DF">
              <w:rPr>
                <w:sz w:val="20"/>
                <w:szCs w:val="20"/>
              </w:rPr>
              <w:t>19</w:t>
            </w:r>
            <w:r w:rsidRPr="0095639F">
              <w:rPr>
                <w:sz w:val="20"/>
                <w:szCs w:val="20"/>
              </w:rPr>
              <w:t>]</w:t>
            </w:r>
          </w:p>
        </w:tc>
      </w:tr>
      <w:tr w:rsidR="00EA75AC" w:rsidRPr="0095639F" w14:paraId="5C2D3835" w14:textId="77777777" w:rsidTr="00BC5EA2">
        <w:trPr>
          <w:trHeight w:val="376"/>
        </w:trPr>
        <w:tc>
          <w:tcPr>
            <w:tcW w:w="8314" w:type="dxa"/>
            <w:shd w:val="clear" w:color="auto" w:fill="FFFFFF" w:themeFill="background1"/>
            <w:vAlign w:val="center"/>
          </w:tcPr>
          <w:p w14:paraId="27FC4C4A" w14:textId="6F4C90BA" w:rsidR="00EA75AC" w:rsidRPr="0095639F" w:rsidRDefault="00145A1C" w:rsidP="00BC5EA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ins w:id="77" w:author="Björn Jörges" w:date="2020-05-06T23:27:00Z">
                    <w:rPr>
                      <w:rFonts w:ascii="Cambria Math" w:hAnsi="Cambria Math"/>
                      <w:sz w:val="20"/>
                      <w:szCs w:val="20"/>
                      <w:lang w:val="es-ES"/>
                    </w:rPr>
                    <m:t>Air Drag*</m:t>
                  </w:ins>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50782AF" w14:textId="443A10F2" w:rsidR="00EA75AC" w:rsidRPr="0095639F" w:rsidRDefault="00EA75AC" w:rsidP="00BC5EA2">
            <w:pPr>
              <w:pStyle w:val="MaterialsandMethodsText"/>
              <w:rPr>
                <w:sz w:val="20"/>
                <w:szCs w:val="20"/>
              </w:rPr>
            </w:pPr>
            <w:r w:rsidRPr="0095639F">
              <w:rPr>
                <w:sz w:val="20"/>
                <w:szCs w:val="20"/>
              </w:rPr>
              <w:t>[</w:t>
            </w:r>
            <w:r w:rsidR="00D723DF">
              <w:rPr>
                <w:sz w:val="20"/>
                <w:szCs w:val="20"/>
              </w:rPr>
              <w:t>20</w:t>
            </w:r>
            <w:r w:rsidRPr="0095639F">
              <w:rPr>
                <w:sz w:val="20"/>
                <w:szCs w:val="20"/>
              </w:rPr>
              <w:t>]</w:t>
            </w:r>
          </w:p>
        </w:tc>
      </w:tr>
    </w:tbl>
    <w:p w14:paraId="4DD231C7" w14:textId="53F7D557" w:rsidR="00EA75AC" w:rsidRPr="000F2606" w:rsidRDefault="00EA75AC" w:rsidP="00EA75AC">
      <w:r>
        <w:t>And compare them again</w:t>
      </w:r>
      <w:ins w:id="78" w:author="Borja Aguado Ramírez" w:date="2020-05-13T02:36:00Z">
        <w:r w:rsidR="000776AE">
          <w:t>st</w:t>
        </w:r>
      </w:ins>
      <w:r>
        <w:t xml:space="preserve"> Null Model</w:t>
      </w:r>
      <w:ins w:id="79" w:author="Borja Aguado Ramírez" w:date="2020-05-13T02:38:00Z">
        <w:r w:rsidR="000776AE">
          <w:t>s, that is, models</w:t>
        </w:r>
      </w:ins>
      <w:del w:id="80" w:author="Borja Aguado Ramírez" w:date="2020-05-13T02:38:00Z">
        <w:r w:rsidDel="000776AE">
          <w:delText>s</w:delText>
        </w:r>
      </w:del>
      <w:r>
        <w:t xml:space="preserve"> without </w:t>
      </w:r>
      <w:ins w:id="81" w:author="Borja Aguado Ramírez" w:date="2020-05-13T02:37:00Z">
        <w:r w:rsidR="000776AE">
          <w:t xml:space="preserve">the interaction between </w:t>
        </w:r>
      </w:ins>
      <w:r>
        <w:t xml:space="preserve">Ball </w:t>
      </w:r>
      <w:r w:rsidR="00A06443">
        <w:t>Size</w:t>
      </w:r>
      <w:r>
        <w:t xml:space="preserve"> </w:t>
      </w:r>
      <w:ins w:id="82" w:author="Borja Aguado Ramírez" w:date="2020-05-13T02:37:00Z">
        <w:r w:rsidR="000776AE">
          <w:t xml:space="preserve">and Air Drag condition as </w:t>
        </w:r>
      </w:ins>
      <w:del w:id="83" w:author="Borja Aguado Ramírez" w:date="2020-05-13T02:37:00Z">
        <w:r w:rsidDel="000776AE">
          <w:delText xml:space="preserve">as </w:delText>
        </w:r>
      </w:del>
      <w:r>
        <w:t>fixed effect</w:t>
      </w:r>
      <w:ins w:id="84" w:author="Borja Aguado Ramírez" w:date="2020-05-13T02:37:00Z">
        <w:r w:rsidR="000776AE">
          <w:t>s</w:t>
        </w:r>
      </w:ins>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19E812D0" w14:textId="77777777" w:rsidTr="00BC5EA2">
        <w:trPr>
          <w:trHeight w:val="376"/>
        </w:trPr>
        <w:tc>
          <w:tcPr>
            <w:tcW w:w="8314" w:type="dxa"/>
            <w:shd w:val="clear" w:color="auto" w:fill="FFFFFF" w:themeFill="background1"/>
            <w:vAlign w:val="center"/>
          </w:tcPr>
          <w:p w14:paraId="13CC880C" w14:textId="38B4E4E4" w:rsidR="00EA75AC" w:rsidRPr="0095639F" w:rsidRDefault="00145A1C" w:rsidP="00BC5EA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85" w:author="Björn Jörges" w:date="2020-05-06T23:27:00Z">
                    <w:rPr>
                      <w:rFonts w:ascii="Cambria Math" w:hAnsi="Cambria Math"/>
                      <w:sz w:val="20"/>
                      <w:szCs w:val="20"/>
                      <w:lang w:val="es-ES"/>
                    </w:rPr>
                    <m:t xml:space="preserve">Air Drag+Ball Size+ </m:t>
                  </w:ins>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88BE54A" w14:textId="02A8FC38" w:rsidR="00EA75AC" w:rsidRPr="0095639F" w:rsidRDefault="00EA75AC" w:rsidP="00BC5EA2">
            <w:pPr>
              <w:pStyle w:val="MaterialsandMethodsText"/>
              <w:rPr>
                <w:sz w:val="20"/>
                <w:szCs w:val="20"/>
              </w:rPr>
            </w:pPr>
            <w:r w:rsidRPr="0095639F">
              <w:rPr>
                <w:sz w:val="20"/>
                <w:szCs w:val="20"/>
              </w:rPr>
              <w:t>[</w:t>
            </w:r>
            <w:r w:rsidR="00C97C9C">
              <w:rPr>
                <w:sz w:val="20"/>
                <w:szCs w:val="20"/>
              </w:rPr>
              <w:t>2</w:t>
            </w:r>
            <w:r w:rsidR="00D723DF">
              <w:rPr>
                <w:sz w:val="20"/>
                <w:szCs w:val="20"/>
              </w:rPr>
              <w:t>1</w:t>
            </w:r>
            <w:r w:rsidRPr="0095639F">
              <w:rPr>
                <w:sz w:val="20"/>
                <w:szCs w:val="20"/>
              </w:rPr>
              <w:t>]</w:t>
            </w:r>
          </w:p>
        </w:tc>
      </w:tr>
      <w:tr w:rsidR="00EA75AC" w:rsidRPr="0095639F" w14:paraId="19371404" w14:textId="77777777" w:rsidTr="00BC5EA2">
        <w:trPr>
          <w:trHeight w:val="376"/>
        </w:trPr>
        <w:tc>
          <w:tcPr>
            <w:tcW w:w="8314" w:type="dxa"/>
            <w:shd w:val="clear" w:color="auto" w:fill="FFFFFF" w:themeFill="background1"/>
            <w:vAlign w:val="center"/>
          </w:tcPr>
          <w:p w14:paraId="7726819D" w14:textId="00545CC3" w:rsidR="00EA75AC" w:rsidRPr="0095639F" w:rsidRDefault="00145A1C" w:rsidP="00BC5EA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m:t>
                </m:r>
                <m:r>
                  <w:ins w:id="86" w:author="Björn Jörges" w:date="2020-05-06T23:27:00Z">
                    <w:rPr>
                      <w:rFonts w:ascii="Cambria Math" w:hAnsi="Cambria Math"/>
                      <w:sz w:val="20"/>
                      <w:szCs w:val="20"/>
                      <w:lang w:val="es-ES"/>
                    </w:rPr>
                    <m:t xml:space="preserve"> Air Drag+Ball Size+</m:t>
                  </w:ins>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B474BE3" w14:textId="27E09DD4" w:rsidR="00EA75AC" w:rsidRPr="0095639F" w:rsidRDefault="00EA75AC" w:rsidP="00BC5EA2">
            <w:pPr>
              <w:pStyle w:val="MaterialsandMethodsText"/>
              <w:rPr>
                <w:sz w:val="20"/>
                <w:szCs w:val="20"/>
              </w:rPr>
            </w:pPr>
            <w:r w:rsidRPr="0095639F">
              <w:rPr>
                <w:sz w:val="20"/>
                <w:szCs w:val="20"/>
              </w:rPr>
              <w:t>[</w:t>
            </w:r>
            <w:r w:rsidR="00C97C9C">
              <w:rPr>
                <w:sz w:val="20"/>
                <w:szCs w:val="20"/>
              </w:rPr>
              <w:t>2</w:t>
            </w:r>
            <w:r w:rsidR="00D723DF">
              <w:rPr>
                <w:sz w:val="20"/>
                <w:szCs w:val="20"/>
              </w:rPr>
              <w:t>2</w:t>
            </w:r>
            <w:r w:rsidRPr="0095639F">
              <w:rPr>
                <w:sz w:val="20"/>
                <w:szCs w:val="20"/>
              </w:rPr>
              <w:t>]</w:t>
            </w:r>
          </w:p>
        </w:tc>
      </w:tr>
    </w:tbl>
    <w:p w14:paraId="130D452D" w14:textId="07FADF0E" w:rsidR="002E3FAC" w:rsidDel="007E5548" w:rsidRDefault="00EA75AC" w:rsidP="004A61C4">
      <w:pPr>
        <w:jc w:val="both"/>
        <w:rPr>
          <w:ins w:id="87" w:author="Borja Aguado Ramírez" w:date="2020-05-13T02:40:00Z"/>
          <w:del w:id="88" w:author="Borja Aguado Ramirez" w:date="2020-05-15T02:45:00Z"/>
        </w:rPr>
      </w:pPr>
      <w:r>
        <w:t xml:space="preserve">We tested the Test Model </w:t>
      </w:r>
      <w:ins w:id="89" w:author="Borja Aguado Ramírez" w:date="2020-05-13T02:41:00Z">
        <w:r w:rsidR="002E3FAC">
          <w:t>(interaction</w:t>
        </w:r>
      </w:ins>
      <w:ins w:id="90" w:author="Björn Jörges" w:date="2020-05-15T19:34:00Z">
        <w:r w:rsidR="00CB48E5">
          <w:t xml:space="preserve"> and main effects</w:t>
        </w:r>
      </w:ins>
      <w:ins w:id="91" w:author="Borja Aguado Ramírez" w:date="2020-05-13T02:41:00Z">
        <w:r w:rsidR="002E3FAC">
          <w:t xml:space="preserve">) </w:t>
        </w:r>
      </w:ins>
      <w:r>
        <w:t xml:space="preserve">against the Null Models </w:t>
      </w:r>
      <w:ins w:id="92" w:author="Borja Aguado Ramírez" w:date="2020-05-13T02:41:00Z">
        <w:r w:rsidR="002E3FAC">
          <w:t>(</w:t>
        </w:r>
      </w:ins>
      <w:ins w:id="93" w:author="Björn Jörges" w:date="2020-05-15T19:34:00Z">
        <w:r w:rsidR="00CB48E5">
          <w:t xml:space="preserve">only </w:t>
        </w:r>
      </w:ins>
      <w:ins w:id="94" w:author="Borja Aguado Ramírez" w:date="2020-05-13T02:41:00Z">
        <w:r w:rsidR="002E3FAC">
          <w:t xml:space="preserve">main effects) </w:t>
        </w:r>
      </w:ins>
      <w:r>
        <w:t xml:space="preserve">with a Likelihood Ratio Test and found </w:t>
      </w:r>
      <w:ins w:id="95" w:author="Björn Jörges" w:date="2020-05-15T19:34:00Z">
        <w:r w:rsidR="00CB48E5">
          <w:t>that the interaction between “Air Drag” and “Ball Size”</w:t>
        </w:r>
      </w:ins>
      <w:r>
        <w:t xml:space="preserve"> did not improve the model fit significantly for the temporal task </w:t>
      </w:r>
      <w:r w:rsidR="00B35C82" w:rsidRPr="00E80187">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96" w:author="Björn Jörges" w:date="2020-05-06T23:29:00Z">
            <w:rPr>
              <w:rFonts w:ascii="Cambria Math" w:hAnsi="Cambria Math"/>
            </w:rPr>
            <m:t>0.487</m:t>
          </w:del>
        </m:r>
        <m:r>
          <w:ins w:id="97" w:author="Björn Jörges" w:date="2020-05-06T23:29:00Z">
            <w:rPr>
              <w:rFonts w:ascii="Cambria Math" w:hAnsi="Cambria Math"/>
            </w:rPr>
            <m:t>1.161</m:t>
          </w:ins>
        </m:r>
        <m:r>
          <w:rPr>
            <w:rFonts w:ascii="Cambria Math" w:hAnsi="Cambria Math"/>
          </w:rPr>
          <m:t xml:space="preserve">;  </m:t>
        </m:r>
      </m:oMath>
      <w:r w:rsidR="00B35C82" w:rsidRPr="00E80187">
        <w:t>p </w:t>
      </w:r>
      <w:r w:rsidR="00D01C7F">
        <w:t>= 0.</w:t>
      </w:r>
      <w:del w:id="98" w:author="Björn Jörges" w:date="2020-05-06T23:28:00Z">
        <w:r w:rsidR="00D01C7F" w:rsidDel="00DF2D86">
          <w:delText>485</w:delText>
        </w:r>
      </w:del>
      <w:ins w:id="99" w:author="Björn Jörges" w:date="2020-05-06T23:28:00Z">
        <w:r w:rsidR="00DF2D86">
          <w:t>283</w:t>
        </w:r>
      </w:ins>
      <w:r w:rsidR="00B35C82" w:rsidRPr="00E80187">
        <w:rPr>
          <w:lang w:val="en-CA"/>
        </w:rPr>
        <w:t>)</w:t>
      </w:r>
      <w:r w:rsidR="00B35C82">
        <w:t>.</w:t>
      </w:r>
      <w:r w:rsidR="00A77E81">
        <w:t xml:space="preserve"> </w:t>
      </w:r>
      <w:r w:rsidR="00ED2869" w:rsidRPr="00E80187">
        <w:t xml:space="preserve">The </w:t>
      </w:r>
      <w:r w:rsidR="00ED2869">
        <w:t xml:space="preserve">intercept for the Test Model is </w:t>
      </w:r>
      <w:r w:rsidR="002B0EC1">
        <w:t>1.0</w:t>
      </w:r>
      <w:ins w:id="100" w:author="Björn Jörges" w:date="2020-05-06T23:29:00Z">
        <w:r w:rsidR="00C83D2F">
          <w:t>08</w:t>
        </w:r>
      </w:ins>
      <w:del w:id="101" w:author="Björn Jörges" w:date="2020-05-06T23:29:00Z">
        <w:r w:rsidR="002B0EC1" w:rsidDel="00C83D2F">
          <w:delText>13</w:delText>
        </w:r>
      </w:del>
      <w:r w:rsidR="00ED2869">
        <w:t xml:space="preserve"> (SE = 0.</w:t>
      </w:r>
      <w:r w:rsidR="002B0EC1">
        <w:t>106</w:t>
      </w:r>
      <w:r w:rsidR="00ED2869">
        <w:t xml:space="preserve">) and the </w:t>
      </w:r>
      <w:r w:rsidR="00ED2869" w:rsidRPr="00E80187">
        <w:t xml:space="preserve">intercept for the Null Model is </w:t>
      </w:r>
      <w:r w:rsidR="00ED2869">
        <w:t>1.0</w:t>
      </w:r>
      <w:ins w:id="102" w:author="Björn Jörges" w:date="2020-05-06T23:29:00Z">
        <w:r w:rsidR="00C83D2F">
          <w:t>0</w:t>
        </w:r>
      </w:ins>
      <w:del w:id="103" w:author="Björn Jörges" w:date="2020-05-06T23:29:00Z">
        <w:r w:rsidR="00ED2869" w:rsidDel="00C83D2F">
          <w:delText>1</w:delText>
        </w:r>
      </w:del>
      <w:r w:rsidR="002B0EC1">
        <w:t>5</w:t>
      </w:r>
      <w:r w:rsidR="00ED2869" w:rsidRPr="00E80187">
        <w:t xml:space="preserve"> (SE = 0.</w:t>
      </w:r>
      <w:r w:rsidR="00ED2869">
        <w:t>106</w:t>
      </w:r>
      <w:r w:rsidR="00ED2869" w:rsidRPr="00E80187">
        <w:t xml:space="preserve">). </w:t>
      </w:r>
      <w:r w:rsidR="00ED2869" w:rsidRPr="00E80187">
        <w:rPr>
          <w:lang w:val="en-CA"/>
        </w:rPr>
        <w:t>The regression coefficient for “</w:t>
      </w:r>
      <w:r w:rsidR="00FC6F34">
        <w:t>Ball Size: 0.12 m</w:t>
      </w:r>
      <w:r w:rsidR="00ED2869" w:rsidRPr="00E80187">
        <w:t xml:space="preserve">” is </w:t>
      </w:r>
      <w:del w:id="104" w:author="Björn Jörges" w:date="2020-05-06T23:32:00Z">
        <w:r w:rsidR="0015469C" w:rsidDel="00E235E4">
          <w:delText>0.004</w:delText>
        </w:r>
      </w:del>
      <w:ins w:id="105" w:author="Björn Jörges" w:date="2020-05-06T23:32:00Z">
        <w:r w:rsidR="00E235E4">
          <w:t>-0.002</w:t>
        </w:r>
      </w:ins>
      <w:r w:rsidR="00ED2869" w:rsidRPr="00E80187">
        <w:t> (SE = 0.00</w:t>
      </w:r>
      <w:ins w:id="106" w:author="Björn Jörges" w:date="2020-05-06T23:32:00Z">
        <w:r w:rsidR="00E235E4">
          <w:t>8</w:t>
        </w:r>
      </w:ins>
      <w:del w:id="107" w:author="Björn Jörges" w:date="2020-05-06T23:32:00Z">
        <w:r w:rsidR="005724E4" w:rsidDel="00E235E4">
          <w:delText>5</w:delText>
        </w:r>
      </w:del>
      <w:r w:rsidR="00ED2869" w:rsidRPr="00E80187">
        <w:t>)</w:t>
      </w:r>
      <w:ins w:id="108" w:author="Björn Jörges" w:date="2020-05-06T23:33:00Z">
        <w:r w:rsidR="00E235E4">
          <w:t xml:space="preserve">; for “Air Drag: </w:t>
        </w:r>
      </w:ins>
      <w:ins w:id="109" w:author="Björn Jörges" w:date="2020-05-08T20:38:00Z">
        <w:r w:rsidR="0046135E">
          <w:t>Absent</w:t>
        </w:r>
      </w:ins>
      <w:ins w:id="110" w:author="Björn Jörges" w:date="2020-05-06T23:33:00Z">
        <w:r w:rsidR="00E235E4">
          <w:t>” it is 0.01 (</w:t>
        </w:r>
      </w:ins>
      <w:ins w:id="111" w:author="Björn Jörges" w:date="2020-05-06T23:39:00Z">
        <w:r w:rsidR="00DA7ACC">
          <w:t>SE = 0.008</w:t>
        </w:r>
      </w:ins>
      <w:ins w:id="112" w:author="Björn Jörges" w:date="2020-05-17T23:19:00Z">
        <w:r w:rsidR="00E26BAE">
          <w:t>)</w:t>
        </w:r>
      </w:ins>
      <w:ins w:id="113" w:author="Björn Jörges" w:date="2020-05-06T23:39:00Z">
        <w:r w:rsidR="00DA7ACC">
          <w:t>; and for their interaction it is 0.0</w:t>
        </w:r>
      </w:ins>
      <w:ins w:id="114" w:author="Björn Jörges" w:date="2020-05-06T23:40:00Z">
        <w:r w:rsidR="00DA7ACC">
          <w:t>12 (SE = 0.011</w:t>
        </w:r>
      </w:ins>
      <w:ins w:id="115" w:author="Björn Jörges" w:date="2020-05-06T23:41:00Z">
        <w:r w:rsidR="00DA7ACC">
          <w:t>)</w:t>
        </w:r>
      </w:ins>
      <w:ins w:id="116" w:author="Borja Aguado Ramírez" w:date="2020-05-13T02:40:00Z">
        <w:r w:rsidR="002E3FAC">
          <w:t>.</w:t>
        </w:r>
      </w:ins>
    </w:p>
    <w:p w14:paraId="5E0D49E4" w14:textId="50B85B40" w:rsidR="006A1FC1" w:rsidDel="002E3FAC" w:rsidRDefault="007E5548" w:rsidP="004A61C4">
      <w:pPr>
        <w:jc w:val="both"/>
        <w:rPr>
          <w:del w:id="117" w:author="Borja Aguado Ramírez" w:date="2020-05-13T02:40:00Z"/>
        </w:rPr>
      </w:pPr>
      <w:ins w:id="118" w:author="Borja Aguado Ramirez" w:date="2020-05-15T02:45:00Z">
        <w:r>
          <w:t xml:space="preserve"> </w:t>
        </w:r>
      </w:ins>
      <w:del w:id="119" w:author="Björn Jörges" w:date="2020-05-06T23:32:00Z">
        <w:r w:rsidR="00ED2869" w:rsidRPr="00E80187" w:rsidDel="00E235E4">
          <w:delText>.</w:delText>
        </w:r>
      </w:del>
      <w:del w:id="120" w:author="Borja Aguado Ramírez" w:date="2020-05-13T02:54:00Z">
        <w:r w:rsidR="00ED2869" w:rsidDel="00E152FD">
          <w:delText xml:space="preserve"> </w:delText>
        </w:r>
      </w:del>
      <w:r w:rsidR="00EA75AC">
        <w:t>Th</w:t>
      </w:r>
      <w:r w:rsidR="00ED5438">
        <w:t xml:space="preserve">e absence of an appreciable </w:t>
      </w:r>
      <w:r w:rsidR="00A72E30">
        <w:t>difference</w:t>
      </w:r>
      <w:r w:rsidR="00010979">
        <w:t xml:space="preserve"> </w:t>
      </w:r>
      <w:r w:rsidR="00A06443">
        <w:t>alone</w:t>
      </w:r>
      <w:r w:rsidR="00EA75AC">
        <w:t>, however, does not provide strong evidence that</w:t>
      </w:r>
      <w:r w:rsidR="00A06443">
        <w:t xml:space="preserve"> humans adapt their predictions to the size of the object at hand, as differences in the temporal domain are quite small between “Air Drag: Absent” and “Air Drag: Present”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D).</w:t>
      </w:r>
    </w:p>
    <w:p w14:paraId="36D2C453" w14:textId="108511D3" w:rsidR="002E3FAC" w:rsidRDefault="002E3FAC" w:rsidP="004A61C4">
      <w:pPr>
        <w:jc w:val="both"/>
        <w:rPr>
          <w:ins w:id="121" w:author="Borja Aguado Ramírez" w:date="2020-05-13T02:40:00Z"/>
        </w:rPr>
      </w:pPr>
      <w:ins w:id="122" w:author="Borja Aguado Ramírez" w:date="2020-05-13T02:40:00Z">
        <w:r>
          <w:t xml:space="preserve"> </w:t>
        </w:r>
      </w:ins>
      <w:r w:rsidR="00EA75AC">
        <w:t>For the spatial task, however,</w:t>
      </w:r>
      <w:r w:rsidR="00A06443">
        <w:t xml:space="preserve"> </w:t>
      </w:r>
      <w:r w:rsidR="00583567">
        <w:t xml:space="preserve">the physical </w:t>
      </w:r>
      <w:r w:rsidR="00A06443">
        <w:t xml:space="preserve">differences </w:t>
      </w:r>
      <w:r w:rsidR="00A72E30">
        <w:t xml:space="preserve">are </w:t>
      </w:r>
      <w:r w:rsidR="00A06443">
        <w:t xml:space="preserve">more pronounced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E).</w:t>
      </w:r>
      <w:r w:rsidR="00A72E30">
        <w:t xml:space="preserve"> Finding no difference between object sizes</w:t>
      </w:r>
      <w:ins w:id="123" w:author="Björn Jörges" w:date="2020-05-08T20:35:00Z">
        <w:r w:rsidR="006C6853">
          <w:t xml:space="preserve"> for the “Air Drag: Present” condition and an undershoot for big targets</w:t>
        </w:r>
      </w:ins>
      <w:ins w:id="124" w:author="Björn Jörges" w:date="2020-05-08T20:36:00Z">
        <w:r w:rsidR="006C6853">
          <w:t xml:space="preserve"> in comparison to small targets</w:t>
        </w:r>
      </w:ins>
      <w:ins w:id="125" w:author="Björn Jörges" w:date="2020-05-08T20:35:00Z">
        <w:r w:rsidR="006C6853">
          <w:t xml:space="preserve"> </w:t>
        </w:r>
      </w:ins>
      <w:r w:rsidR="00A72E30">
        <w:t xml:space="preserve"> would thus entail some support for the idea that humans take into account an object’s size to judge the effect of air drag on its trajectory.</w:t>
      </w:r>
    </w:p>
    <w:p w14:paraId="7190CC99" w14:textId="31B9C8AA" w:rsidR="004052C0" w:rsidRDefault="00A44BA8" w:rsidP="004A61C4">
      <w:pPr>
        <w:jc w:val="both"/>
      </w:pPr>
      <w:ins w:id="126" w:author="Björn Jörges" w:date="2020-05-17T23:34:00Z">
        <w:r>
          <w:t>We tested the Test Model (interaction and main effects) against the Null Model (only main effects) with a Likelihood Ratio Test and found the interaction between the conditions “</w:t>
        </w:r>
        <w:r w:rsidRPr="008176CC">
          <w:t>Air Drag</w:t>
        </w:r>
        <w:r>
          <w:rPr>
            <w:i/>
            <w:iCs/>
          </w:rPr>
          <w:t>”</w:t>
        </w:r>
        <w:r>
          <w:t xml:space="preserve"> and “</w:t>
        </w:r>
        <w:r w:rsidRPr="008176CC">
          <w:t>Ball Size</w:t>
        </w:r>
        <w:r>
          <w:rPr>
            <w:i/>
            <w:iCs/>
          </w:rPr>
          <w:t>”</w:t>
        </w:r>
        <w:r>
          <w:t xml:space="preserve"> </w:t>
        </w:r>
        <w:r>
          <w:t xml:space="preserve"> </w:t>
        </w:r>
      </w:ins>
      <w:r w:rsidR="00EA75AC">
        <w:t>improve</w:t>
      </w:r>
      <w:r w:rsidR="00A06443">
        <w:t>d</w:t>
      </w:r>
      <w:r w:rsidR="00EA75AC">
        <w:t xml:space="preserve"> </w:t>
      </w:r>
      <w:r w:rsidR="00A06443">
        <w:t xml:space="preserve">the </w:t>
      </w:r>
      <w:r w:rsidR="00EA75AC">
        <w:t>model fit significantly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127" w:author="Björn Jörges" w:date="2020-05-06T23:43:00Z">
            <w:rPr>
              <w:rFonts w:ascii="Cambria Math" w:hAnsi="Cambria Math"/>
            </w:rPr>
            <m:t>86.268</m:t>
          </w:del>
        </m:r>
        <m:r>
          <w:ins w:id="128" w:author="Björn Jörges" w:date="2020-05-06T23:43:00Z">
            <w:rPr>
              <w:rFonts w:ascii="Cambria Math" w:hAnsi="Cambria Math"/>
            </w:rPr>
            <m:t>12.244</m:t>
          </w:ins>
        </m:r>
        <m:r>
          <w:rPr>
            <w:rFonts w:ascii="Cambria Math" w:hAnsi="Cambria Math"/>
          </w:rPr>
          <m:t xml:space="preserve">;  </m:t>
        </m:r>
      </m:oMath>
      <w:r w:rsidR="00EA75AC">
        <w:t>p </w:t>
      </w:r>
      <w:r w:rsidR="00EA75AC">
        <w:rPr>
          <w:lang w:val="en-CA"/>
        </w:rPr>
        <w:t xml:space="preserve">&lt; </w:t>
      </w:r>
      <w:r w:rsidR="000F705F">
        <w:rPr>
          <w:lang w:val="en-CA"/>
        </w:rPr>
        <w:t>0.001</w:t>
      </w:r>
      <w:r w:rsidR="00EA75AC">
        <w:t>)</w:t>
      </w:r>
      <w:ins w:id="129" w:author="Borja Aguado Ramírez" w:date="2020-05-13T02:41:00Z">
        <w:r w:rsidR="002E3FAC">
          <w:t xml:space="preserve"> in the spatial domain</w:t>
        </w:r>
      </w:ins>
      <w:r w:rsidR="00EA75AC">
        <w:t xml:space="preserve">. </w:t>
      </w:r>
      <w:r w:rsidR="00996E9E" w:rsidRPr="00E80187">
        <w:t xml:space="preserve">The </w:t>
      </w:r>
      <w:r w:rsidR="00996E9E">
        <w:t>intercept for the Test Model</w:t>
      </w:r>
      <w:r w:rsidR="002E3FAC">
        <w:t xml:space="preserve"> (</w:t>
      </w:r>
      <w:r>
        <w:t xml:space="preserve">main effects and </w:t>
      </w:r>
      <w:r w:rsidR="002E3FAC">
        <w:t>interaction)</w:t>
      </w:r>
      <w:r w:rsidR="00996E9E">
        <w:t xml:space="preserve"> is 0.</w:t>
      </w:r>
      <w:del w:id="130" w:author="Björn Jörges" w:date="2020-05-06T23:43:00Z">
        <w:r w:rsidR="00996E9E" w:rsidDel="007D032D">
          <w:delText xml:space="preserve">889 </w:delText>
        </w:r>
      </w:del>
      <w:ins w:id="131" w:author="Björn Jörges" w:date="2020-05-06T23:43:00Z">
        <w:r w:rsidR="007D032D">
          <w:t xml:space="preserve">946 </w:t>
        </w:r>
      </w:ins>
      <w:r w:rsidR="00996E9E">
        <w:t>(SE = 0.</w:t>
      </w:r>
      <w:r w:rsidR="00E236B6">
        <w:t>04</w:t>
      </w:r>
      <w:ins w:id="132" w:author="Björn Jörges" w:date="2020-05-06T23:43:00Z">
        <w:r w:rsidR="007D032D">
          <w:t>5</w:t>
        </w:r>
      </w:ins>
      <w:del w:id="133" w:author="Björn Jörges" w:date="2020-05-06T23:43:00Z">
        <w:r w:rsidR="00E236B6" w:rsidDel="007D032D">
          <w:delText>4</w:delText>
        </w:r>
      </w:del>
      <w:r w:rsidR="00996E9E">
        <w:t xml:space="preserve">) and the </w:t>
      </w:r>
      <w:r w:rsidR="00996E9E" w:rsidRPr="00E80187">
        <w:t xml:space="preserve">intercept for the Null Model </w:t>
      </w:r>
      <w:r w:rsidR="002E3FAC">
        <w:t>(</w:t>
      </w:r>
      <w:r>
        <w:t xml:space="preserve">only </w:t>
      </w:r>
      <w:r w:rsidR="002E3FAC">
        <w:t xml:space="preserve">main effects) </w:t>
      </w:r>
      <w:r w:rsidR="00996E9E" w:rsidRPr="00E80187">
        <w:t xml:space="preserve">is </w:t>
      </w:r>
      <w:r w:rsidR="00E236B6">
        <w:t>0.</w:t>
      </w:r>
      <w:del w:id="134" w:author="Björn Jörges" w:date="2020-05-06T23:43:00Z">
        <w:r w:rsidR="00E236B6" w:rsidDel="007D032D">
          <w:delText>901</w:delText>
        </w:r>
        <w:r w:rsidR="00996E9E" w:rsidRPr="00E80187" w:rsidDel="007D032D">
          <w:delText xml:space="preserve"> </w:delText>
        </w:r>
      </w:del>
      <w:ins w:id="135" w:author="Björn Jörges" w:date="2020-05-06T23:43:00Z">
        <w:r w:rsidR="007D032D">
          <w:t>899</w:t>
        </w:r>
        <w:r w:rsidR="007D032D" w:rsidRPr="00E80187">
          <w:t xml:space="preserve"> </w:t>
        </w:r>
      </w:ins>
      <w:r w:rsidR="00996E9E" w:rsidRPr="00E80187">
        <w:t>(SE = 0.</w:t>
      </w:r>
      <w:r w:rsidR="00B222CC">
        <w:t>044</w:t>
      </w:r>
      <w:r w:rsidR="00996E9E" w:rsidRPr="00E80187">
        <w:t>).</w:t>
      </w:r>
      <w:r w:rsidR="00996E9E">
        <w:t xml:space="preserve"> </w:t>
      </w:r>
      <w:r w:rsidR="00EA75AC">
        <w:t xml:space="preserve">The regression coefficient for “Ball Size: 0.12 m” </w:t>
      </w:r>
      <w:r w:rsidR="000C5B16">
        <w:t xml:space="preserve">is </w:t>
      </w:r>
      <w:r w:rsidR="00EA75AC">
        <w:t>0.0</w:t>
      </w:r>
      <w:ins w:id="136" w:author="Björn Jörges" w:date="2020-05-06T23:44:00Z">
        <w:r w:rsidR="007D032D">
          <w:t>32</w:t>
        </w:r>
      </w:ins>
      <w:del w:id="137" w:author="Björn Jörges" w:date="2020-05-06T23:44:00Z">
        <w:r w:rsidR="00EA75AC" w:rsidDel="007D032D">
          <w:delText>24</w:delText>
        </w:r>
      </w:del>
      <w:r w:rsidR="00EA75AC">
        <w:t xml:space="preserve"> (SE = 0.00</w:t>
      </w:r>
      <w:ins w:id="138" w:author="Björn Jörges" w:date="2020-05-06T23:44:00Z">
        <w:r w:rsidR="007D032D">
          <w:t>4</w:t>
        </w:r>
      </w:ins>
      <w:del w:id="139" w:author="Björn Jörges" w:date="2020-05-06T23:44:00Z">
        <w:r w:rsidR="00EA75AC" w:rsidDel="007D032D">
          <w:delText>2</w:delText>
        </w:r>
      </w:del>
      <w:r w:rsidR="00EA75AC">
        <w:t xml:space="preserve">); </w:t>
      </w:r>
      <w:ins w:id="140" w:author="Björn Jörges" w:date="2020-05-17T23:34:00Z">
        <w:r>
          <w:t xml:space="preserve">for “Air Drag: Absent” it is -0.01 (SE = 0.004), and -0.017 (SE = 0.005) for the interaction. That is, the difference between the large and small targets is smaller for the “Air Drag: Absent” condition than for the “Air Drag: Present” condition. Big targets were thus judged to hit the table further to the left than their small counterparts for both air drag conditions, </w:t>
        </w:r>
      </w:ins>
      <w:ins w:id="141" w:author="Björn Jörges" w:date="2020-05-17T23:42:00Z">
        <w:r w:rsidR="00795C86">
          <w:t>but</w:t>
        </w:r>
      </w:ins>
      <w:ins w:id="142" w:author="Björn Jörges" w:date="2020-05-17T23:34:00Z">
        <w:r>
          <w:t xml:space="preserve"> less so for “Air Drag: Absent”</w:t>
        </w:r>
      </w:ins>
      <w:ins w:id="143" w:author="Björn Jörges" w:date="2020-05-18T00:20:00Z">
        <w:r w:rsidR="002A26A1">
          <w:t xml:space="preserve">. While we did not predict </w:t>
        </w:r>
      </w:ins>
      <w:ins w:id="144" w:author="Björn Jörges" w:date="2020-05-18T00:21:00Z">
        <w:r w:rsidR="002A26A1">
          <w:t xml:space="preserve">any </w:t>
        </w:r>
      </w:ins>
      <w:ins w:id="145" w:author="Björn Jörges" w:date="2020-05-18T00:20:00Z">
        <w:r w:rsidR="002A26A1">
          <w:t>effect of “Ball Size”</w:t>
        </w:r>
      </w:ins>
      <w:ins w:id="146" w:author="Björn Jörges" w:date="2020-05-18T00:21:00Z">
        <w:r w:rsidR="002A26A1">
          <w:t xml:space="preserve">, the </w:t>
        </w:r>
      </w:ins>
      <w:ins w:id="147" w:author="Björn Jörges" w:date="2020-05-18T00:24:00Z">
        <w:r w:rsidR="002A26A1">
          <w:t xml:space="preserve">coefficient of the </w:t>
        </w:r>
      </w:ins>
      <w:ins w:id="148" w:author="Björn Jörges" w:date="2020-05-18T00:21:00Z">
        <w:r w:rsidR="002A26A1">
          <w:t>interaction term</w:t>
        </w:r>
      </w:ins>
      <w:ins w:id="149" w:author="Björn Jörges" w:date="2020-05-18T00:22:00Z">
        <w:r w:rsidR="002A26A1">
          <w:t xml:space="preserve"> </w:t>
        </w:r>
      </w:ins>
      <w:ins w:id="150" w:author="Björn Jörges" w:date="2020-05-18T00:24:00Z">
        <w:r w:rsidR="002A26A1">
          <w:t xml:space="preserve">did go </w:t>
        </w:r>
      </w:ins>
      <w:ins w:id="151" w:author="Björn Jörges" w:date="2020-05-18T00:23:00Z">
        <w:r w:rsidR="002A26A1">
          <w:t xml:space="preserve">into the </w:t>
        </w:r>
      </w:ins>
      <w:ins w:id="152" w:author="Björn Jörges" w:date="2020-05-18T00:24:00Z">
        <w:r w:rsidR="002A26A1">
          <w:t xml:space="preserve">predicted direction. We thus find strong evidence that humans </w:t>
        </w:r>
      </w:ins>
      <w:ins w:id="153" w:author="Björn Jörges" w:date="2020-05-18T00:25:00Z">
        <w:r w:rsidR="002A26A1">
          <w:t>do expect larger targets to be affected more heavily by air drag.</w:t>
        </w:r>
      </w:ins>
    </w:p>
    <w:p w14:paraId="24E2260B" w14:textId="562A8BEB" w:rsidR="007406AD" w:rsidRDefault="009766CE" w:rsidP="00603584">
      <w:pPr>
        <w:keepNext/>
        <w:jc w:val="both"/>
      </w:pPr>
      <w:commentRangeStart w:id="154"/>
      <w:commentRangeStart w:id="155"/>
      <w:ins w:id="156" w:author="Borja Aguado Ramirez" w:date="2020-05-15T03:57:00Z">
        <w:r>
          <w:rPr>
            <w:noProof/>
          </w:rPr>
          <w:lastRenderedPageBreak/>
          <w:drawing>
            <wp:inline distT="0" distB="0" distL="0" distR="0" wp14:anchorId="360DB5FC" wp14:editId="4389C5B4">
              <wp:extent cx="5934075" cy="3956050"/>
              <wp:effectExtent l="0" t="0" r="952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5" cy="3956050"/>
                      </a:xfrm>
                      <a:prstGeom prst="rect">
                        <a:avLst/>
                      </a:prstGeom>
                      <a:noFill/>
                      <a:ln>
                        <a:noFill/>
                      </a:ln>
                    </pic:spPr>
                  </pic:pic>
                </a:graphicData>
              </a:graphic>
            </wp:inline>
          </w:drawing>
        </w:r>
      </w:ins>
      <w:commentRangeEnd w:id="154"/>
      <w:ins w:id="157" w:author="Borja Aguado Ramirez" w:date="2020-05-15T05:45:00Z">
        <w:r w:rsidR="00051DE8">
          <w:rPr>
            <w:rStyle w:val="CommentReference"/>
          </w:rPr>
          <w:commentReference w:id="154"/>
        </w:r>
      </w:ins>
      <w:commentRangeEnd w:id="155"/>
      <w:r w:rsidR="004B0B80">
        <w:rPr>
          <w:rStyle w:val="CommentReference"/>
        </w:rPr>
        <w:commentReference w:id="155"/>
      </w:r>
      <w:ins w:id="158" w:author="Borja Aguado Ramirez" w:date="2020-05-15T03:57:00Z">
        <w:r w:rsidDel="00A05250">
          <w:rPr>
            <w:noProof/>
          </w:rPr>
          <w:t xml:space="preserve"> </w:t>
        </w:r>
      </w:ins>
      <w:del w:id="159" w:author="Borja Aguado Ramirez" w:date="2020-05-15T03:22:00Z">
        <w:r w:rsidR="0094481C" w:rsidDel="00A05250">
          <w:rPr>
            <w:noProof/>
          </w:rPr>
          <w:drawing>
            <wp:inline distT="0" distB="0" distL="0" distR="0" wp14:anchorId="4FA7B8E9" wp14:editId="5ABF9C5B">
              <wp:extent cx="5867400" cy="3911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68027" cy="3912018"/>
                      </a:xfrm>
                      <a:prstGeom prst="rect">
                        <a:avLst/>
                      </a:prstGeom>
                      <a:noFill/>
                      <a:ln>
                        <a:noFill/>
                      </a:ln>
                    </pic:spPr>
                  </pic:pic>
                </a:graphicData>
              </a:graphic>
            </wp:inline>
          </w:drawing>
        </w:r>
      </w:del>
    </w:p>
    <w:p w14:paraId="326240FB" w14:textId="358D4DF9" w:rsidR="0094481C" w:rsidRDefault="007406AD" w:rsidP="00603584">
      <w:pPr>
        <w:pStyle w:val="Caption"/>
        <w:jc w:val="both"/>
      </w:pPr>
      <w:bookmarkStart w:id="160" w:name="_Ref37723620"/>
      <w:r>
        <w:lastRenderedPageBreak/>
        <w:t xml:space="preserve">Figure </w:t>
      </w:r>
      <w:fldSimple w:instr=" SEQ Figure \* ARABIC ">
        <w:r w:rsidR="002E7542">
          <w:rPr>
            <w:noProof/>
          </w:rPr>
          <w:t>3</w:t>
        </w:r>
      </w:fldSimple>
      <w:bookmarkEnd w:id="160"/>
      <w:r>
        <w:t xml:space="preserve">: </w:t>
      </w:r>
      <w:ins w:id="161" w:author="Björn Jörges" w:date="2020-05-16T18:55:00Z">
        <w:r w:rsidR="00C10C7F" w:rsidRPr="000E3421">
          <w:rPr>
            <w:b/>
            <w:bCs/>
          </w:rPr>
          <w:t>A &amp; C</w:t>
        </w:r>
        <w:r w:rsidR="00C10C7F">
          <w:t xml:space="preserve">. </w:t>
        </w:r>
      </w:ins>
      <w:r>
        <w:t>Distributions of error ratio</w:t>
      </w:r>
      <w:del w:id="162" w:author="Borja Aguado Ramírez" w:date="2020-05-13T03:00:00Z">
        <w:r w:rsidDel="009D36F7">
          <w:delText>n</w:delText>
        </w:r>
      </w:del>
      <w:r>
        <w:t xml:space="preserve">s for targets of 0.033 m and 0.12 m </w:t>
      </w:r>
      <w:del w:id="163" w:author="Borja Aguado Ramírez" w:date="2020-05-13T03:00:00Z">
        <w:r w:rsidDel="009D36F7">
          <w:delText>diameter</w:delText>
        </w:r>
      </w:del>
      <w:ins w:id="164" w:author="Borja Aguado Ramírez" w:date="2020-05-13T03:00:00Z">
        <w:r w:rsidR="009D36F7">
          <w:t>radi</w:t>
        </w:r>
      </w:ins>
      <w:ins w:id="165" w:author="Borja Aguado Ramirez" w:date="2020-05-14T18:14:00Z">
        <w:r w:rsidR="00EB7E6C">
          <w:t>i</w:t>
        </w:r>
      </w:ins>
      <w:ins w:id="166" w:author="Borja Aguado Ramírez" w:date="2020-05-13T03:00:00Z">
        <w:del w:id="167" w:author="Borja Aguado Ramirez" w:date="2020-05-14T18:14:00Z">
          <w:r w:rsidR="009D36F7" w:rsidDel="00EB7E6C">
            <w:delText>us</w:delText>
          </w:r>
        </w:del>
      </w:ins>
      <w:r>
        <w:t>.</w:t>
      </w:r>
      <w:r w:rsidR="00C206C5">
        <w:t xml:space="preserve"> Each small transparent dot represents the error ratio of one trial and participant. The fat black dot is the </w:t>
      </w:r>
      <w:del w:id="168" w:author="Borja Aguado Ramirez" w:date="2020-05-15T03:23:00Z">
        <w:r w:rsidR="00C206C5" w:rsidDel="00900EAE">
          <w:delText xml:space="preserve">median </w:delText>
        </w:r>
      </w:del>
      <w:ins w:id="169" w:author="Borja Aguado Ramirez" w:date="2020-05-15T03:23:00Z">
        <w:r w:rsidR="00900EAE">
          <w:t xml:space="preserve">mean </w:t>
        </w:r>
      </w:ins>
      <w:r w:rsidR="00C206C5">
        <w:t xml:space="preserve">across all conditions and participant. The </w:t>
      </w:r>
      <w:r w:rsidR="00C120FE">
        <w:t xml:space="preserve">short </w:t>
      </w:r>
      <w:r w:rsidR="00C206C5">
        <w:t xml:space="preserve">solid </w:t>
      </w:r>
      <w:r w:rsidR="00C120FE">
        <w:t xml:space="preserve">horizontal </w:t>
      </w:r>
      <w:r w:rsidR="00C206C5">
        <w:t>lines represent the median performance for each participant.</w:t>
      </w:r>
      <w:r w:rsidR="00926303">
        <w:t xml:space="preserve"> The dotted line indicates a timing error ratio of 1, that is perfect accuracy.</w:t>
      </w:r>
      <w:r w:rsidR="00C064B6">
        <w:t xml:space="preserve"> In the insets, we display the mean error of each condition (dots); the error bars indicate +/- 1 standard error. </w:t>
      </w:r>
      <w:r w:rsidR="00C064B6" w:rsidRPr="000E3421">
        <w:rPr>
          <w:b/>
          <w:bCs/>
        </w:rPr>
        <w:t>A</w:t>
      </w:r>
      <w:r w:rsidR="00C064B6">
        <w:t xml:space="preserve">. Timing task. </w:t>
      </w:r>
      <w:ins w:id="170" w:author="Björn Jörges" w:date="2020-05-16T18:56:00Z">
        <w:r w:rsidR="008D2CE4" w:rsidRPr="000E3421">
          <w:rPr>
            <w:b/>
            <w:bCs/>
          </w:rPr>
          <w:t>C</w:t>
        </w:r>
      </w:ins>
      <w:del w:id="171" w:author="Björn Jörges" w:date="2020-05-16T18:56:00Z">
        <w:r w:rsidR="00C064B6" w:rsidDel="008D2CE4">
          <w:delText>B</w:delText>
        </w:r>
      </w:del>
      <w:r w:rsidR="00C064B6">
        <w:t>. Spatial task.</w:t>
      </w:r>
      <w:ins w:id="172" w:author="Björn Jörges" w:date="2020-05-16T18:55:00Z">
        <w:r w:rsidR="00C10C7F">
          <w:t xml:space="preserve"> </w:t>
        </w:r>
        <w:r w:rsidR="00C10C7F" w:rsidRPr="000E3421">
          <w:rPr>
            <w:b/>
            <w:bCs/>
          </w:rPr>
          <w:t>B &amp; D</w:t>
        </w:r>
        <w:r w:rsidR="00C10C7F">
          <w:t>. Mean error ratios for each condition (dots) plus/minus one standard</w:t>
        </w:r>
      </w:ins>
      <w:ins w:id="173" w:author="Björn Jörges" w:date="2020-05-16T18:56:00Z">
        <w:r w:rsidR="00C10C7F">
          <w:t xml:space="preserve"> error (error bars).</w:t>
        </w:r>
        <w:r w:rsidR="008D2CE4">
          <w:t xml:space="preserve"> </w:t>
        </w:r>
        <w:r w:rsidR="008D2CE4" w:rsidRPr="000E3421">
          <w:rPr>
            <w:b/>
            <w:bCs/>
          </w:rPr>
          <w:t>B</w:t>
        </w:r>
        <w:r w:rsidR="008D2CE4">
          <w:t xml:space="preserve">. Timing task. </w:t>
        </w:r>
        <w:r w:rsidR="008D2CE4" w:rsidRPr="000E3421">
          <w:rPr>
            <w:b/>
            <w:bCs/>
          </w:rPr>
          <w:t>D</w:t>
        </w:r>
        <w:r w:rsidR="008D2CE4">
          <w:t>. Spatial task.</w:t>
        </w:r>
      </w:ins>
    </w:p>
    <w:p w14:paraId="50A91BD2" w14:textId="4F562C2A" w:rsidR="00EE676B" w:rsidRDefault="00EE676B" w:rsidP="000E10F8"/>
    <w:p w14:paraId="37E9219F" w14:textId="63C5B390" w:rsidR="00603584" w:rsidRDefault="00603584" w:rsidP="00603584">
      <w:pPr>
        <w:pStyle w:val="Heading3"/>
      </w:pPr>
      <w:commentRangeStart w:id="174"/>
      <w:r>
        <w:t>Hypothesis 3: The influence of context information on motion extrapolation</w:t>
      </w:r>
    </w:p>
    <w:p w14:paraId="60041E6A" w14:textId="2FB18D3F" w:rsidR="002A31C6" w:rsidRDefault="00E77BC5" w:rsidP="000A2775">
      <w:pPr>
        <w:jc w:val="both"/>
      </w:pPr>
      <w:r>
        <w:t>While it is unlikely to find any effect of familiarity</w:t>
      </w:r>
      <w:r w:rsidR="00066B47">
        <w:t xml:space="preserve"> (Hypothesis</w:t>
      </w:r>
      <w:r w:rsidR="00BB7152">
        <w:t xml:space="preserve"> 3</w:t>
      </w:r>
      <w:r w:rsidR="00066B47">
        <w:t xml:space="preserve">) when we could not find an effect </w:t>
      </w:r>
      <w:r w:rsidR="00425E85">
        <w:t xml:space="preserve">of “Ball Size” </w:t>
      </w:r>
      <w:r w:rsidR="00066B47">
        <w:t xml:space="preserve">(Hypothesis 2), this failure to detect an effect </w:t>
      </w:r>
      <w:r w:rsidR="00BB7152">
        <w:t xml:space="preserve">of size </w:t>
      </w:r>
      <w:r w:rsidR="00066B47">
        <w:t xml:space="preserve">could be due to confounding factors. We therefore conduct the analysis planned for Hypothesis 3 nonetheless. </w:t>
      </w:r>
    </w:p>
    <w:p w14:paraId="3D0BA839" w14:textId="49B89A64" w:rsidR="00066B47" w:rsidRDefault="00066B47" w:rsidP="000A2775">
      <w:pPr>
        <w:jc w:val="both"/>
      </w:pPr>
      <w:r>
        <w:t xml:space="preserve">As before, we use Linear Mixed Modelling. For each task, we </w:t>
      </w:r>
      <w:r w:rsidR="00425E85">
        <w:t xml:space="preserve">establish </w:t>
      </w:r>
      <w:r>
        <w:t xml:space="preserve">a </w:t>
      </w:r>
      <w:r w:rsidR="00E152FD">
        <w:t>T</w:t>
      </w:r>
      <w:r>
        <w:t xml:space="preserve">est </w:t>
      </w:r>
      <w:r w:rsidR="00425E85">
        <w:t>M</w:t>
      </w:r>
      <w:r>
        <w:t>odel that includes “</w:t>
      </w:r>
      <w:r w:rsidR="00794692">
        <w:t xml:space="preserve">Ball </w:t>
      </w:r>
      <w:r>
        <w:t>Size”</w:t>
      </w:r>
      <w:r w:rsidR="00794692">
        <w:t xml:space="preserve"> (</w:t>
      </w:r>
      <w:r w:rsidR="00425E85">
        <w:t xml:space="preserve">a binary variable with the values “0.033” and “0.12”, </w:t>
      </w:r>
      <w:r w:rsidR="00794692">
        <w:t>as above)</w:t>
      </w:r>
      <w:r>
        <w:t xml:space="preserve"> and “</w:t>
      </w:r>
      <w:r w:rsidR="00794692">
        <w:t>Texture</w:t>
      </w:r>
      <w:r>
        <w:t>”</w:t>
      </w:r>
      <w:r w:rsidR="00794692">
        <w:t xml:space="preserve"> (a binary variable with the values “Basketball” and “Tennis ball”)</w:t>
      </w:r>
      <w:r>
        <w:t xml:space="preserve"> and their interaction as fixed effects</w:t>
      </w:r>
      <w:r w:rsidR="001525FD">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6B47" w:rsidRPr="0095639F" w14:paraId="535E0454" w14:textId="77777777" w:rsidTr="00EA7B3C">
        <w:trPr>
          <w:trHeight w:val="376"/>
        </w:trPr>
        <w:tc>
          <w:tcPr>
            <w:tcW w:w="8314" w:type="dxa"/>
            <w:shd w:val="clear" w:color="auto" w:fill="FFFFFF" w:themeFill="background1"/>
            <w:vAlign w:val="center"/>
          </w:tcPr>
          <w:p w14:paraId="676D5332" w14:textId="52975918" w:rsidR="00066B47" w:rsidRPr="0095639F" w:rsidRDefault="00145A1C" w:rsidP="000A2775">
            <w:pPr>
              <w:pStyle w:val="MaterialsandMethodsText"/>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1D9EB2" w14:textId="49C2278E" w:rsidR="00066B47" w:rsidRPr="0095639F" w:rsidRDefault="00066B47" w:rsidP="000A2775">
            <w:pPr>
              <w:pStyle w:val="MaterialsandMethodsText"/>
              <w:rPr>
                <w:sz w:val="20"/>
                <w:szCs w:val="20"/>
              </w:rPr>
            </w:pPr>
            <w:r w:rsidRPr="0095639F">
              <w:rPr>
                <w:sz w:val="20"/>
                <w:szCs w:val="20"/>
              </w:rPr>
              <w:t>[</w:t>
            </w:r>
            <w:r w:rsidR="00E21FD0">
              <w:rPr>
                <w:sz w:val="20"/>
                <w:szCs w:val="20"/>
              </w:rPr>
              <w:t>23</w:t>
            </w:r>
            <w:r w:rsidRPr="0095639F">
              <w:rPr>
                <w:sz w:val="20"/>
                <w:szCs w:val="20"/>
              </w:rPr>
              <w:t>]</w:t>
            </w:r>
          </w:p>
        </w:tc>
      </w:tr>
      <w:tr w:rsidR="00066B47" w:rsidRPr="0095639F" w14:paraId="6AE64299" w14:textId="77777777" w:rsidTr="00EA7B3C">
        <w:trPr>
          <w:trHeight w:val="376"/>
        </w:trPr>
        <w:tc>
          <w:tcPr>
            <w:tcW w:w="8314" w:type="dxa"/>
            <w:shd w:val="clear" w:color="auto" w:fill="FFFFFF" w:themeFill="background1"/>
            <w:vAlign w:val="center"/>
          </w:tcPr>
          <w:p w14:paraId="58D8F969" w14:textId="02EF9309" w:rsidR="00066B47" w:rsidRPr="0095639F" w:rsidRDefault="00145A1C" w:rsidP="000A2775">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6E50465" w14:textId="7BA96AAA" w:rsidR="00066B47" w:rsidRPr="0095639F" w:rsidRDefault="00066B47" w:rsidP="000A2775">
            <w:pPr>
              <w:pStyle w:val="MaterialsandMethodsText"/>
              <w:rPr>
                <w:sz w:val="20"/>
                <w:szCs w:val="20"/>
              </w:rPr>
            </w:pPr>
            <w:r w:rsidRPr="0095639F">
              <w:rPr>
                <w:sz w:val="20"/>
                <w:szCs w:val="20"/>
              </w:rPr>
              <w:t>[</w:t>
            </w:r>
            <w:r w:rsidR="00E21FD0">
              <w:rPr>
                <w:sz w:val="20"/>
                <w:szCs w:val="20"/>
              </w:rPr>
              <w:t>24</w:t>
            </w:r>
            <w:r w:rsidRPr="0095639F">
              <w:rPr>
                <w:sz w:val="20"/>
                <w:szCs w:val="20"/>
              </w:rPr>
              <w:t>]</w:t>
            </w:r>
          </w:p>
        </w:tc>
      </w:tr>
    </w:tbl>
    <w:p w14:paraId="167E0F98" w14:textId="69A13EEF" w:rsidR="00066B47" w:rsidRDefault="00E152FD" w:rsidP="000A2775">
      <w:pPr>
        <w:jc w:val="both"/>
      </w:pPr>
      <w:r>
        <w:t>We then compared to</w:t>
      </w:r>
      <w:r w:rsidR="00066B47">
        <w:t xml:space="preserve"> </w:t>
      </w:r>
      <w:r>
        <w:t>a N</w:t>
      </w:r>
      <w:r w:rsidR="00066B47">
        <w:t xml:space="preserve">ull </w:t>
      </w:r>
      <w:r w:rsidR="00905227">
        <w:t>M</w:t>
      </w:r>
      <w:r w:rsidR="00066B47">
        <w:t>odel that includes only the main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94692" w:rsidRPr="0095639F" w14:paraId="4A905D59" w14:textId="77777777" w:rsidTr="00EA7B3C">
        <w:trPr>
          <w:trHeight w:val="376"/>
        </w:trPr>
        <w:tc>
          <w:tcPr>
            <w:tcW w:w="8314" w:type="dxa"/>
            <w:shd w:val="clear" w:color="auto" w:fill="FFFFFF" w:themeFill="background1"/>
            <w:vAlign w:val="center"/>
          </w:tcPr>
          <w:p w14:paraId="1B2FD475" w14:textId="66A3BF77" w:rsidR="00794692" w:rsidRPr="0095639F" w:rsidRDefault="00145A1C" w:rsidP="000A2775">
            <w:pPr>
              <w:pStyle w:val="MaterialsandMethodsText"/>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Size+Texture+</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4F65E67" w14:textId="77A4FED1" w:rsidR="00794692" w:rsidRPr="0095639F" w:rsidRDefault="00794692" w:rsidP="000A2775">
            <w:pPr>
              <w:pStyle w:val="MaterialsandMethodsText"/>
              <w:rPr>
                <w:sz w:val="20"/>
                <w:szCs w:val="20"/>
              </w:rPr>
            </w:pPr>
            <w:r w:rsidRPr="0095639F">
              <w:rPr>
                <w:sz w:val="20"/>
                <w:szCs w:val="20"/>
              </w:rPr>
              <w:t>[</w:t>
            </w:r>
            <w:r w:rsidR="00E21FD0">
              <w:rPr>
                <w:sz w:val="20"/>
                <w:szCs w:val="20"/>
              </w:rPr>
              <w:t>25</w:t>
            </w:r>
            <w:r w:rsidRPr="0095639F">
              <w:rPr>
                <w:sz w:val="20"/>
                <w:szCs w:val="20"/>
              </w:rPr>
              <w:t>]</w:t>
            </w:r>
          </w:p>
        </w:tc>
      </w:tr>
      <w:tr w:rsidR="00794692" w:rsidRPr="0095639F" w14:paraId="5912176D" w14:textId="77777777" w:rsidTr="00EA7B3C">
        <w:trPr>
          <w:trHeight w:val="376"/>
        </w:trPr>
        <w:tc>
          <w:tcPr>
            <w:tcW w:w="8314" w:type="dxa"/>
            <w:shd w:val="clear" w:color="auto" w:fill="FFFFFF" w:themeFill="background1"/>
            <w:vAlign w:val="center"/>
          </w:tcPr>
          <w:p w14:paraId="1F5A078F" w14:textId="0BD5BCD9" w:rsidR="00794692" w:rsidRPr="0095639F" w:rsidRDefault="00145A1C" w:rsidP="000A2775">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BE0C5D3" w14:textId="1565FAF6" w:rsidR="00794692" w:rsidRPr="0095639F" w:rsidRDefault="00794692" w:rsidP="000A2775">
            <w:pPr>
              <w:pStyle w:val="MaterialsandMethodsText"/>
              <w:rPr>
                <w:sz w:val="20"/>
                <w:szCs w:val="20"/>
              </w:rPr>
            </w:pPr>
            <w:r w:rsidRPr="0095639F">
              <w:rPr>
                <w:sz w:val="20"/>
                <w:szCs w:val="20"/>
              </w:rPr>
              <w:t>[</w:t>
            </w:r>
            <w:r w:rsidR="00E21FD0">
              <w:rPr>
                <w:sz w:val="20"/>
                <w:szCs w:val="20"/>
              </w:rPr>
              <w:t>26</w:t>
            </w:r>
            <w:r w:rsidRPr="0095639F">
              <w:rPr>
                <w:sz w:val="20"/>
                <w:szCs w:val="20"/>
              </w:rPr>
              <w:t>]</w:t>
            </w:r>
          </w:p>
        </w:tc>
      </w:tr>
    </w:tbl>
    <w:p w14:paraId="68CAFC4E" w14:textId="3D30018F" w:rsidR="004662F3" w:rsidRDefault="00122EC3" w:rsidP="000A2775">
      <w:pPr>
        <w:keepNext/>
        <w:jc w:val="both"/>
      </w:pPr>
      <w:r>
        <w:t xml:space="preserve">In line with the results for Hypothesis 2, we find that neither of the </w:t>
      </w:r>
      <w:r w:rsidR="00E152FD">
        <w:t>T</w:t>
      </w:r>
      <w:r>
        <w:t xml:space="preserve">est </w:t>
      </w:r>
      <w:r w:rsidR="00DD36AA">
        <w:t>M</w:t>
      </w:r>
      <w:r>
        <w:t xml:space="preserve">odels </w:t>
      </w:r>
      <w:r w:rsidR="00E152FD">
        <w:t>(</w:t>
      </w:r>
      <w:r w:rsidR="00F1311E">
        <w:t>i</w:t>
      </w:r>
      <w:r w:rsidR="00E152FD">
        <w:t>nteraction</w:t>
      </w:r>
      <w:r w:rsidR="008176CC">
        <w:t xml:space="preserve"> and main effects</w:t>
      </w:r>
      <w:r w:rsidR="00E152FD">
        <w:t xml:space="preserve">) </w:t>
      </w:r>
      <w:r>
        <w:t>is significantly better than the</w:t>
      </w:r>
      <w:r w:rsidR="00E152FD">
        <w:t>ir</w:t>
      </w:r>
      <w:r>
        <w:t xml:space="preserve"> respective </w:t>
      </w:r>
      <w:r w:rsidR="00E152FD">
        <w:t>N</w:t>
      </w:r>
      <w:r>
        <w:t>ull model</w:t>
      </w:r>
      <w:r w:rsidR="00E152FD">
        <w:t>s (</w:t>
      </w:r>
      <w:r w:rsidR="008176CC">
        <w:t>only m</w:t>
      </w:r>
      <w:r w:rsidR="00E152FD">
        <w:t>ain Effects</w:t>
      </w:r>
      <m:oMath>
        <m:r>
          <w:rPr>
            <w:rFonts w:ascii="Cambria Math" w:hAnsi="Cambria Math"/>
          </w:rPr>
          <m:t>;</m:t>
        </m:r>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=0.012; </m:t>
        </m:r>
      </m:oMath>
      <w:r>
        <w:rPr>
          <w:rFonts w:eastAsiaTheme="minorEastAsia"/>
        </w:rPr>
        <w:t xml:space="preserve"> </w:t>
      </w:r>
      <w:r>
        <w:t>p </w:t>
      </w:r>
      <w:r>
        <w:rPr>
          <w:lang w:val="en-CA"/>
        </w:rPr>
        <w:t xml:space="preserve">= </w:t>
      </w:r>
      <w:r>
        <w:rPr>
          <w:lang w:val="en-CA"/>
        </w:rPr>
        <w:lastRenderedPageBreak/>
        <w:t xml:space="preserve">0.91 for the timing,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=0.447;  </m:t>
        </m:r>
      </m:oMath>
      <w:r>
        <w:t>p </w:t>
      </w:r>
      <w:r>
        <w:rPr>
          <w:lang w:val="en-CA"/>
        </w:rPr>
        <w:t>= 0.50</w:t>
      </w:r>
      <w:r>
        <w:t xml:space="preserve"> for the spatial responses).</w:t>
      </w:r>
      <w:r w:rsidR="004662F3">
        <w:t xml:space="preserve"> In</w:t>
      </w:r>
      <w:r w:rsidR="002E7542">
        <w:t xml:space="preserve"> </w:t>
      </w:r>
      <w:r w:rsidR="004662F3">
        <w:fldChar w:fldCharType="begin"/>
      </w:r>
      <w:r w:rsidR="004662F3">
        <w:instrText xml:space="preserve"> REF _Ref37837345 \h </w:instrText>
      </w:r>
      <w:r w:rsidR="000A2775">
        <w:instrText xml:space="preserve"> \* MERGEFORMAT </w:instrText>
      </w:r>
      <w:r w:rsidR="004662F3">
        <w:fldChar w:fldCharType="separate"/>
      </w:r>
      <w:r w:rsidR="004662F3">
        <w:t xml:space="preserve">Figure </w:t>
      </w:r>
      <w:r w:rsidR="004662F3">
        <w:rPr>
          <w:noProof/>
        </w:rPr>
        <w:t>4</w:t>
      </w:r>
      <w:r w:rsidR="004662F3">
        <w:fldChar w:fldCharType="end"/>
      </w:r>
      <w:r w:rsidR="004662F3">
        <w:t xml:space="preserve">, we visualize the response distributions for each combination of target size </w:t>
      </w:r>
      <w:commentRangeEnd w:id="174"/>
      <w:r w:rsidR="009E4144">
        <w:rPr>
          <w:rStyle w:val="CommentReference"/>
        </w:rPr>
        <w:commentReference w:id="174"/>
      </w:r>
      <w:r w:rsidR="004662F3">
        <w:t xml:space="preserve">and </w:t>
      </w:r>
      <w:commentRangeStart w:id="175"/>
      <w:r w:rsidR="004662F3">
        <w:t>texture</w:t>
      </w:r>
      <w:commentRangeEnd w:id="175"/>
      <w:r w:rsidR="009E4144">
        <w:rPr>
          <w:rStyle w:val="CommentReference"/>
        </w:rPr>
        <w:commentReference w:id="175"/>
      </w:r>
      <w:r w:rsidR="004662F3">
        <w:t>.</w:t>
      </w:r>
    </w:p>
    <w:p w14:paraId="0B27AF25" w14:textId="5A125F54" w:rsidR="002E7542" w:rsidRDefault="0085341C" w:rsidP="002E7542">
      <w:pPr>
        <w:keepNext/>
      </w:pPr>
      <w:ins w:id="176" w:author="Borja Aguado Ramirez" w:date="2020-05-15T03:58:00Z">
        <w:r>
          <w:rPr>
            <w:noProof/>
          </w:rPr>
          <w:lastRenderedPageBreak/>
          <w:drawing>
            <wp:inline distT="0" distB="0" distL="0" distR="0" wp14:anchorId="3257B58E" wp14:editId="1AE65853">
              <wp:extent cx="5929312" cy="39528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29312" cy="3952875"/>
                      </a:xfrm>
                      <a:prstGeom prst="rect">
                        <a:avLst/>
                      </a:prstGeom>
                      <a:noFill/>
                      <a:ln>
                        <a:noFill/>
                      </a:ln>
                    </pic:spPr>
                  </pic:pic>
                </a:graphicData>
              </a:graphic>
            </wp:inline>
          </w:drawing>
        </w:r>
        <w:r w:rsidDel="0063682F">
          <w:rPr>
            <w:noProof/>
          </w:rPr>
          <w:t xml:space="preserve"> </w:t>
        </w:r>
      </w:ins>
      <w:del w:id="177" w:author="Borja Aguado Ramirez" w:date="2020-05-15T03:32:00Z">
        <w:r w:rsidR="002E7542" w:rsidDel="0063682F">
          <w:rPr>
            <w:noProof/>
          </w:rPr>
          <w:drawing>
            <wp:inline distT="0" distB="0" distL="0" distR="0" wp14:anchorId="39730F40" wp14:editId="16D7E815">
              <wp:extent cx="5929312" cy="395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29312" cy="3952875"/>
                      </a:xfrm>
                      <a:prstGeom prst="rect">
                        <a:avLst/>
                      </a:prstGeom>
                      <a:noFill/>
                      <a:ln>
                        <a:noFill/>
                      </a:ln>
                    </pic:spPr>
                  </pic:pic>
                </a:graphicData>
              </a:graphic>
            </wp:inline>
          </w:drawing>
        </w:r>
      </w:del>
    </w:p>
    <w:p w14:paraId="4598E8AE" w14:textId="5CBDEA4A" w:rsidR="0069651A" w:rsidRDefault="002E7542" w:rsidP="00E35B02">
      <w:pPr>
        <w:pStyle w:val="Caption"/>
        <w:jc w:val="both"/>
      </w:pPr>
      <w:bookmarkStart w:id="178" w:name="_Ref37837345"/>
      <w:r>
        <w:lastRenderedPageBreak/>
        <w:t xml:space="preserve">Figure </w:t>
      </w:r>
      <w:fldSimple w:instr=" SEQ Figure \* ARABIC ">
        <w:r>
          <w:rPr>
            <w:noProof/>
          </w:rPr>
          <w:t>4</w:t>
        </w:r>
      </w:fldSimple>
      <w:bookmarkEnd w:id="178"/>
      <w:r>
        <w:t xml:space="preserve">: </w:t>
      </w:r>
      <w:ins w:id="179" w:author="Björn Jörges" w:date="2020-05-16T18:59:00Z">
        <w:r w:rsidR="00425E85" w:rsidRPr="009F47A0">
          <w:rPr>
            <w:b/>
            <w:bCs/>
          </w:rPr>
          <w:t>A &amp; C.</w:t>
        </w:r>
        <w:r w:rsidR="00425E85">
          <w:t xml:space="preserve"> </w:t>
        </w:r>
      </w:ins>
      <w:r>
        <w:t xml:space="preserve">Distributions of error rations for with different combinations of size and texture. “Basket, Congruent” </w:t>
      </w:r>
      <w:r w:rsidR="00E37F85">
        <w:t xml:space="preserve">identifies </w:t>
      </w:r>
      <w:r>
        <w:t xml:space="preserve">targets with basketball size and basketball texture. “Basket, Incongruent” denotes targets with basketball size and tennis ball texture. “Tennis, Congruent” indicates targets with tennis ball size and tennis ball texture, and “Tennis, Incongruent” refers to targets with tennis ball size and basketball texture. Each small transparent dot represents the error ratio of one trial and participant. The fat black dot is the </w:t>
      </w:r>
      <w:del w:id="180" w:author="Borja Aguado Ramirez" w:date="2020-05-15T03:23:00Z">
        <w:r w:rsidDel="00900EAE">
          <w:delText xml:space="preserve">median </w:delText>
        </w:r>
      </w:del>
      <w:ins w:id="181" w:author="Borja Aguado Ramirez" w:date="2020-05-15T03:23:00Z">
        <w:r w:rsidR="00900EAE">
          <w:t xml:space="preserve">mean </w:t>
        </w:r>
      </w:ins>
      <w:r>
        <w:t xml:space="preserve">across all conditions and participant. The short solid horizontal lines represent the median performance for each participant. The dotted line indicates a timing error ratio of 1, that is perfect accuracy. In the insets, we display the mean error of each condition (dots); the error bars indicate +/- 1 standard error. </w:t>
      </w:r>
      <w:r w:rsidRPr="004662F3">
        <w:rPr>
          <w:b/>
          <w:bCs/>
        </w:rPr>
        <w:t>A</w:t>
      </w:r>
      <w:r>
        <w:t xml:space="preserve">. Timing task. </w:t>
      </w:r>
      <w:ins w:id="182" w:author="Björn Jörges" w:date="2020-05-16T18:59:00Z">
        <w:r w:rsidR="00425E85">
          <w:rPr>
            <w:b/>
            <w:bCs/>
          </w:rPr>
          <w:t>C</w:t>
        </w:r>
      </w:ins>
      <w:del w:id="183" w:author="Björn Jörges" w:date="2020-05-16T18:59:00Z">
        <w:r w:rsidRPr="004662F3" w:rsidDel="00425E85">
          <w:rPr>
            <w:b/>
            <w:bCs/>
          </w:rPr>
          <w:delText>B</w:delText>
        </w:r>
      </w:del>
      <w:r>
        <w:t>. Spatial task.</w:t>
      </w:r>
      <w:ins w:id="184" w:author="Björn Jörges" w:date="2020-05-16T18:59:00Z">
        <w:r w:rsidR="00425E85">
          <w:t xml:space="preserve"> </w:t>
        </w:r>
        <w:r w:rsidR="00425E85" w:rsidRPr="009F47A0">
          <w:rPr>
            <w:b/>
            <w:bCs/>
          </w:rPr>
          <w:t>B &amp; D.</w:t>
        </w:r>
        <w:r w:rsidR="00425E85">
          <w:t xml:space="preserve"> Mean error ratios for each condition (dots) plus/minus one standard error (error bars). </w:t>
        </w:r>
        <w:r w:rsidR="00425E85" w:rsidRPr="009F47A0">
          <w:rPr>
            <w:b/>
            <w:bCs/>
          </w:rPr>
          <w:t>B.</w:t>
        </w:r>
        <w:r w:rsidR="00425E85">
          <w:t xml:space="preserve"> Timing task. </w:t>
        </w:r>
        <w:r w:rsidR="00425E85" w:rsidRPr="009F47A0">
          <w:rPr>
            <w:b/>
            <w:bCs/>
          </w:rPr>
          <w:t>D</w:t>
        </w:r>
        <w:r w:rsidR="00425E85">
          <w:t>. Spatial task.</w:t>
        </w:r>
      </w:ins>
    </w:p>
    <w:p w14:paraId="54BBD4E7" w14:textId="185D4AE2" w:rsidR="002E7542" w:rsidDel="00DD36AA" w:rsidRDefault="002E7542" w:rsidP="001B5DC4">
      <w:pPr>
        <w:rPr>
          <w:del w:id="185" w:author="Borja Aguado Ramirez" w:date="2020-05-15T04:01:00Z"/>
        </w:rPr>
      </w:pPr>
    </w:p>
    <w:p w14:paraId="0E26BABC" w14:textId="0CA9AC02" w:rsidR="00F66F41" w:rsidRDefault="00F66F41" w:rsidP="002F0A4C">
      <w:pPr>
        <w:pStyle w:val="Heading1"/>
      </w:pPr>
      <w:r>
        <w:t>Discussion</w:t>
      </w:r>
    </w:p>
    <w:p w14:paraId="3A8CBED7" w14:textId="6E4E7862" w:rsidR="00F66F41" w:rsidRDefault="00A51228" w:rsidP="00B22037">
      <w:pPr>
        <w:jc w:val="both"/>
      </w:pPr>
      <w:r>
        <w:t xml:space="preserve">This study set out to </w:t>
      </w:r>
      <w:r w:rsidR="000E3421">
        <w:t>examine</w:t>
      </w:r>
      <w:ins w:id="186" w:author="Björn Jörges" w:date="2020-05-16T19:00:00Z">
        <w:r w:rsidR="000E3421">
          <w:t xml:space="preserve"> </w:t>
        </w:r>
      </w:ins>
      <w:r>
        <w:t xml:space="preserve">whether </w:t>
      </w:r>
      <w:r w:rsidR="00E14AA4">
        <w:t>air drag is among the physical properties</w:t>
      </w:r>
      <w:r w:rsidR="000E3421">
        <w:t xml:space="preserve"> of the world that</w:t>
      </w:r>
      <w:r w:rsidR="00E14AA4">
        <w:t xml:space="preserve"> humans represent</w:t>
      </w:r>
      <w:r w:rsidR="000E3421">
        <w:t xml:space="preserve"> and use for their interactions with the world</w:t>
      </w:r>
      <w:r w:rsidR="00E14AA4">
        <w:t xml:space="preserve">. Our study supports this hypothesis to some extent: our data support strongly </w:t>
      </w:r>
      <w:r w:rsidR="00690FD5">
        <w:t xml:space="preserve">the hypothesis </w:t>
      </w:r>
      <w:r w:rsidR="00E14AA4">
        <w:t xml:space="preserve">that humans do not switch between an air drag and no air drag model according to the motion they observed. Anecdotally, our participants did not consciously notice any difference between </w:t>
      </w:r>
      <w:r w:rsidR="00395EC1">
        <w:t>“</w:t>
      </w:r>
      <w:r w:rsidR="00E14AA4">
        <w:t>Air Drag: Present</w:t>
      </w:r>
      <w:r w:rsidR="00395EC1">
        <w:t>”</w:t>
      </w:r>
      <w:r w:rsidR="00E14AA4">
        <w:t xml:space="preserve"> and </w:t>
      </w:r>
      <w:r w:rsidR="00395EC1">
        <w:t>“</w:t>
      </w:r>
      <w:r w:rsidR="00E14AA4">
        <w:t>Air Drag: Absent</w:t>
      </w:r>
      <w:r w:rsidR="00395EC1">
        <w:t>”</w:t>
      </w:r>
      <w:r w:rsidR="00E14AA4">
        <w:t xml:space="preserve"> trials. While differences between trajectories simulated under air drag and trajectories simulated without drag are quite small, humans have, in principle, sufficient cues available to judge at least slightly above chance whether a certain trajectory</w:t>
      </w:r>
      <w:r w:rsidR="00690FD5">
        <w:t xml:space="preserve"> is simulated under air drag. That our participants did not switch between models, is, however, in line with what has been observed with regards to other representations of world physics. While there is ample evidence that humans rely on a gravity representation for many interception tasks </w:t>
      </w:r>
      <w:r w:rsidR="00690FD5">
        <w:fldChar w:fldCharType="begin" w:fldLock="1"/>
      </w:r>
      <w:r w:rsidR="000A4CE4">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Neuroscience","id":"ITEM-3","issued":{"date-parts":[["2017"]]},"title":"Gravity as a strong prior: Implications for perception and action","type":"article","volume":"11"},"uris":["http://www.mendeley.com/documents/?uuid=c82d2eed-2d36-393d-b894-6f992fd22388"]}],"mendeley":{"formattedCitation":"(Björn Jörges &amp; López-Moliner, 2017; Zago, McIntyre, Senot, &amp; Lacquaniti, 2008, 2009)","manualFormatting":"(Jörges &amp; López-Moliner, 2017; Zago, McIntyre, Senot, &amp; Lacquaniti, 2008, 2009)","plainTextFormattedCitation":"(Björn Jörges &amp; López-Moliner, 2017; Zago, McIntyre, Senot, &amp; Lacquaniti, 2008, 2009)","previouslyFormattedCitation":"(Björn Jörges &amp; López-Moliner, 2017; Zago, McIntyre, Senot, &amp; Lacquaniti, 2008, 2009)"},"properties":{"noteIndex":0},"schema":"https://github.com/citation-style-language/schema/raw/master/csl-citation.json"}</w:instrText>
      </w:r>
      <w:r w:rsidR="00690FD5">
        <w:fldChar w:fldCharType="separate"/>
      </w:r>
      <w:r w:rsidR="00690FD5" w:rsidRPr="00690FD5">
        <w:rPr>
          <w:noProof/>
        </w:rPr>
        <w:t>(Jörges &amp; López-Moliner, 2017; Zago, McIntyre, Senot, &amp; Lacquaniti, 2008, 2009)</w:t>
      </w:r>
      <w:r w:rsidR="00690FD5">
        <w:fldChar w:fldCharType="end"/>
      </w:r>
      <w:r w:rsidR="00690FD5">
        <w:t xml:space="preserve">, we also know that they perform quite badly when they have to make conscious judgments about visually perceived gravities </w:t>
      </w:r>
      <w:r w:rsidR="00690FD5">
        <w:fldChar w:fldCharType="begin" w:fldLock="1"/>
      </w:r>
      <w:r w:rsidR="000A4CE4">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690FD5">
        <w:fldChar w:fldCharType="separate"/>
      </w:r>
      <w:r w:rsidR="00690FD5" w:rsidRPr="00690FD5">
        <w:rPr>
          <w:noProof/>
        </w:rPr>
        <w:t>(Jörges, Hagenfeld, &amp; López-Moliner, 2018)</w:t>
      </w:r>
      <w:r w:rsidR="00690FD5">
        <w:fldChar w:fldCharType="end"/>
      </w:r>
      <w:r w:rsidR="00690FD5">
        <w:t xml:space="preserve">. Furthermore, humans rely on gravity-based estimates for interception </w:t>
      </w:r>
      <w:r w:rsidR="00844E1E">
        <w:t xml:space="preserve">even </w:t>
      </w:r>
      <w:r w:rsidR="00690FD5">
        <w:t xml:space="preserve">when this is disadvantageous and leads to biases </w:t>
      </w:r>
      <w:r w:rsidR="00690FD5">
        <w:fldChar w:fldCharType="begin" w:fldLock="1"/>
      </w:r>
      <w:r w:rsidR="000A4CE4">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Neurophysiology","id":"ITEM-2","issue":"4","issued":{"date-parts":[["2004"]]},"page":"1620-1634","title":"Internal Models of Target Motion: Expected Dynamics Overrides Measured Kinematics in Timing Manual Interceptions","type":"article-journal","volume":"91"},"uris":["http://www.mendeley.com/documents/?uuid=b07f479c-88a2-4519-8426-8b1fe252ce1f"]}],"mendeley":{"formattedCitation":"(Joseph McIntyre et al., 2003; Zago et al., 2004a)","manualFormatting":"(McIntyre et al., 2003; Zago et al., 2004a)","plainTextFormattedCitation":"(Joseph McIntyre et al., 2003; Zago et al., 2004a)","previouslyFormattedCitation":"(Joseph McIntyre et al., 2003; Zago et al., 2004a)"},"properties":{"noteIndex":0},"schema":"https://github.com/citation-style-language/schema/raw/master/csl-citation.json"}</w:instrText>
      </w:r>
      <w:r w:rsidR="00690FD5">
        <w:fldChar w:fldCharType="separate"/>
      </w:r>
      <w:r w:rsidR="00690FD5" w:rsidRPr="00690FD5">
        <w:rPr>
          <w:noProof/>
        </w:rPr>
        <w:t>(McIntyre et al., 2003; Zago et al., 2004a)</w:t>
      </w:r>
      <w:r w:rsidR="00690FD5">
        <w:fldChar w:fldCharType="end"/>
      </w:r>
      <w:r w:rsidR="00690FD5">
        <w:t xml:space="preserve">, </w:t>
      </w:r>
      <w:r w:rsidR="00844E1E">
        <w:t xml:space="preserve">and </w:t>
      </w:r>
      <w:r w:rsidR="00690FD5">
        <w:t xml:space="preserve">even after extensive training </w:t>
      </w:r>
      <w:r w:rsidR="00690FD5">
        <w:fldChar w:fldCharType="begin" w:fldLock="1"/>
      </w:r>
      <w:r w:rsidR="00BE7983">
        <w:instrText>ADDIN CSL_CITATION {"citationItems":[{"id":"ITEM-1","itemData":{"DOI":"10.1152/jn.00833.2004","ISBN":"0022-3077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Neurophysiology","id":"ITEM-1","issue":"2","issued":{"date-parts":[["2004"]]},"page":"1055-1068","title":"Fast Adaptation of the Internal Model of Gravity for Manual Interceptions: Evidence for Event-Dependent Learning","type":"article-journal","volume":"93"},"uris":["http://www.mendeley.com/documents/?uuid=b7a72649-87c7-441a-a79b-ffdfac3d66f2"]}],"mendeley":{"formattedCitation":"(Zago et al., 2004b)","plainTextFormattedCitation":"(Zago et al., 2004b)","previouslyFormattedCitation":"(Zago et al., 2004b)"},"properties":{"noteIndex":0},"schema":"https://github.com/citation-style-language/schema/raw/master/csl-citation.json"}</w:instrText>
      </w:r>
      <w:r w:rsidR="00690FD5">
        <w:fldChar w:fldCharType="separate"/>
      </w:r>
      <w:r w:rsidR="00690FD5" w:rsidRPr="00690FD5">
        <w:rPr>
          <w:noProof/>
        </w:rPr>
        <w:t>(Zago et al., 2004b)</w:t>
      </w:r>
      <w:r w:rsidR="00690FD5">
        <w:fldChar w:fldCharType="end"/>
      </w:r>
      <w:r w:rsidR="00690FD5">
        <w:t>.</w:t>
      </w:r>
      <w:r w:rsidR="00554D7B">
        <w:t xml:space="preserve"> </w:t>
      </w:r>
      <w:r w:rsidR="000E3421">
        <w:t>This suggests that humans have very limited awareness of, and control over, the internal models that guide their interactions with the world.</w:t>
      </w:r>
    </w:p>
    <w:p w14:paraId="3A06EE2C" w14:textId="7E57A478" w:rsidR="001559C8" w:rsidRDefault="00BE7983" w:rsidP="001559C8">
      <w:pPr>
        <w:jc w:val="both"/>
        <w:rPr>
          <w:ins w:id="187" w:author="Borja Aguado Ramirez" w:date="2020-05-15T05:13:00Z"/>
        </w:rPr>
      </w:pPr>
      <w:r>
        <w:t xml:space="preserve">While our data provide compelling evidence that humans use either an air drag-based model or an air drag-independent model rather than switching between both, our conclusions are less clear which of the two models humans use. While our timing task </w:t>
      </w:r>
      <w:r w:rsidR="00956E54">
        <w:t xml:space="preserve">provides no evidence for a higher accuracy in either of the two conditions, </w:t>
      </w:r>
      <w:r>
        <w:t xml:space="preserve">there is moderate-to-strong evidence that behavior in the spatial task is more accurate for the </w:t>
      </w:r>
      <w:r w:rsidR="00593F18">
        <w:t>“</w:t>
      </w:r>
      <w:r>
        <w:t>Air Drag: Present</w:t>
      </w:r>
      <w:r w:rsidR="00593F18">
        <w:t>”</w:t>
      </w:r>
      <w:r>
        <w:t xml:space="preserve"> condition</w:t>
      </w:r>
      <w:r w:rsidR="002F0A4C">
        <w:t xml:space="preserve">. </w:t>
      </w:r>
      <w:r w:rsidR="002F0A4C">
        <w:rPr>
          <w:lang w:val="en-GB"/>
        </w:rPr>
        <w:t>How can we make sense of this discrepancy between the temporal and the spatial domains</w:t>
      </w:r>
      <w:commentRangeStart w:id="188"/>
      <w:r w:rsidR="00B91A13" w:rsidRPr="00A84BFB">
        <w:rPr>
          <w:lang w:val="en-GB"/>
        </w:rPr>
        <w:t>?</w:t>
      </w:r>
      <w:ins w:id="189" w:author="Björn Jörges" w:date="2020-05-16T19:03:00Z">
        <w:r w:rsidR="000E3421">
          <w:rPr>
            <w:lang w:val="en-GB"/>
          </w:rPr>
          <w:t xml:space="preserve"> </w:t>
        </w:r>
      </w:ins>
      <w:r w:rsidR="007B0171" w:rsidRPr="007B0171">
        <w:rPr>
          <w:lang w:val="en-GB"/>
        </w:rPr>
        <w:t xml:space="preserve">Air resistance does not affect the spatial and temporal domains in a parabolic trajectory in the same way. The effect in the </w:t>
      </w:r>
      <w:r w:rsidR="00360D99">
        <w:rPr>
          <w:lang w:val="en-GB"/>
        </w:rPr>
        <w:t>temporal</w:t>
      </w:r>
      <w:r w:rsidR="007B0171" w:rsidRPr="007B0171">
        <w:rPr>
          <w:lang w:val="en-GB"/>
        </w:rPr>
        <w:t xml:space="preserve"> domain is </w:t>
      </w:r>
      <w:r w:rsidR="000E3421">
        <w:rPr>
          <w:lang w:val="en-GB"/>
        </w:rPr>
        <w:t>offset</w:t>
      </w:r>
      <w:r w:rsidR="007B0171" w:rsidRPr="007B0171">
        <w:rPr>
          <w:lang w:val="en-GB"/>
        </w:rPr>
        <w:t xml:space="preserve"> between </w:t>
      </w:r>
      <w:r w:rsidR="00360D99">
        <w:rPr>
          <w:lang w:val="en-GB"/>
        </w:rPr>
        <w:t xml:space="preserve">the ascending and descending phases </w:t>
      </w:r>
      <w:r w:rsidR="007B0171" w:rsidRPr="007B0171">
        <w:rPr>
          <w:lang w:val="en-GB"/>
        </w:rPr>
        <w:t>of the parabola</w:t>
      </w:r>
      <w:r w:rsidR="00360D99">
        <w:rPr>
          <w:lang w:val="en-GB"/>
        </w:rPr>
        <w:t xml:space="preserve">. </w:t>
      </w:r>
      <w:r w:rsidR="004A06DF">
        <w:rPr>
          <w:lang w:val="en-GB"/>
        </w:rPr>
        <w:t>I</w:t>
      </w:r>
      <w:r w:rsidR="00233160">
        <w:rPr>
          <w:lang w:val="en-GB"/>
        </w:rPr>
        <w:t xml:space="preserve">n fact, </w:t>
      </w:r>
      <w:r w:rsidR="002C388C">
        <w:rPr>
          <w:lang w:val="en-GB"/>
        </w:rPr>
        <w:t xml:space="preserve">when returning to its initial height, </w:t>
      </w:r>
      <w:r w:rsidR="004A06DF">
        <w:rPr>
          <w:lang w:val="en-GB"/>
        </w:rPr>
        <w:t>the</w:t>
      </w:r>
      <w:r w:rsidR="00307201">
        <w:rPr>
          <w:lang w:val="en-GB"/>
        </w:rPr>
        <w:t xml:space="preserve"> vertical acceleration </w:t>
      </w:r>
      <w:r w:rsidR="004A06DF">
        <w:rPr>
          <w:lang w:val="en-GB"/>
        </w:rPr>
        <w:t>is nearly equal between the gravity and the no gravity condition</w:t>
      </w:r>
      <w:r w:rsidR="007B0171" w:rsidRPr="007B0171">
        <w:rPr>
          <w:lang w:val="en-GB"/>
        </w:rPr>
        <w:t>(see Figure 1).</w:t>
      </w:r>
      <w:r w:rsidR="00C80A7F">
        <w:rPr>
          <w:lang w:val="en-GB"/>
        </w:rPr>
        <w:t xml:space="preserve"> </w:t>
      </w:r>
      <w:r w:rsidR="007B0171" w:rsidRPr="007B0171">
        <w:rPr>
          <w:lang w:val="en-GB"/>
        </w:rPr>
        <w:t xml:space="preserve">In the spatial domain, the ball decelerates constantly from its launch. In the case of this </w:t>
      </w:r>
      <w:r w:rsidR="00F04567" w:rsidRPr="007B0171">
        <w:rPr>
          <w:lang w:val="en-GB"/>
        </w:rPr>
        <w:t>experiment</w:t>
      </w:r>
      <w:r w:rsidR="00F04567">
        <w:rPr>
          <w:lang w:val="en-GB"/>
        </w:rPr>
        <w:t>,</w:t>
      </w:r>
      <w:r w:rsidR="00F04567" w:rsidRPr="007B0171">
        <w:rPr>
          <w:lang w:val="en-GB"/>
        </w:rPr>
        <w:t xml:space="preserve"> horizontal</w:t>
      </w:r>
      <w:r w:rsidR="007B0171" w:rsidRPr="007B0171">
        <w:rPr>
          <w:lang w:val="en-GB"/>
        </w:rPr>
        <w:t xml:space="preserve"> velocity is reduced </w:t>
      </w:r>
      <w:r w:rsidR="00C80A7F">
        <w:rPr>
          <w:lang w:val="en-GB"/>
        </w:rPr>
        <w:t xml:space="preserve">up </w:t>
      </w:r>
      <w:r w:rsidR="007B0171" w:rsidRPr="007B0171">
        <w:rPr>
          <w:lang w:val="en-GB"/>
        </w:rPr>
        <w:t xml:space="preserve">to </w:t>
      </w:r>
      <w:r w:rsidR="00C80A7F">
        <w:rPr>
          <w:lang w:val="en-GB"/>
        </w:rPr>
        <w:t xml:space="preserve">a </w:t>
      </w:r>
      <w:r w:rsidR="007B0171" w:rsidRPr="007B0171">
        <w:rPr>
          <w:lang w:val="en-GB"/>
        </w:rPr>
        <w:t xml:space="preserve">15% at a mean rate </w:t>
      </w:r>
      <w:r w:rsidR="00F04567" w:rsidRPr="007B0171">
        <w:rPr>
          <w:lang w:val="en-GB"/>
        </w:rPr>
        <w:t xml:space="preserve">of </w:t>
      </w:r>
      <w:r w:rsidR="007B0171" w:rsidRPr="007B0171">
        <w:rPr>
          <w:lang w:val="en-GB"/>
        </w:rPr>
        <w:t>-0.29</w:t>
      </w:r>
      <w:r w:rsidR="00BF219C">
        <w:rPr>
          <w:lang w:val="en-GB"/>
        </w:rPr>
        <w:t xml:space="preserve"> </w:t>
      </w:r>
      <m:oMath>
        <m:r>
          <w:rPr>
            <w:rFonts w:ascii="Cambria Math" w:hAnsi="Cambria Math"/>
            <w:lang w:val="en-GB"/>
          </w:rPr>
          <m:t>m/</m:t>
        </m:r>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oMath>
      <w:r w:rsidR="00DD677B">
        <w:rPr>
          <w:rFonts w:eastAsiaTheme="minorEastAsia"/>
          <w:lang w:val="en-GB"/>
        </w:rPr>
        <w:t xml:space="preserve"> </w:t>
      </w:r>
      <w:r w:rsidR="00DD677B" w:rsidRPr="007B0171">
        <w:rPr>
          <w:lang w:val="en-GB"/>
        </w:rPr>
        <w:t>(see Figure 1</w:t>
      </w:r>
      <w:r w:rsidR="00606A42">
        <w:rPr>
          <w:lang w:val="en-GB"/>
        </w:rPr>
        <w:t>B</w:t>
      </w:r>
      <w:r w:rsidR="00DD677B" w:rsidRPr="007B0171">
        <w:rPr>
          <w:lang w:val="en-GB"/>
        </w:rPr>
        <w:t>)</w:t>
      </w:r>
      <w:r w:rsidR="00BF219C">
        <w:rPr>
          <w:rFonts w:eastAsiaTheme="minorEastAsia"/>
          <w:lang w:val="en-GB"/>
        </w:rPr>
        <w:t>, which</w:t>
      </w:r>
      <w:r w:rsidR="006F5A5D">
        <w:rPr>
          <w:rFonts w:eastAsiaTheme="minorEastAsia"/>
          <w:lang w:val="en-GB"/>
        </w:rPr>
        <w:t xml:space="preserve"> an observer might be able to exploit </w:t>
      </w:r>
      <w:r w:rsidR="00606A42">
        <w:t>to some extent</w:t>
      </w:r>
      <w:r w:rsidR="007B0171" w:rsidRPr="007B0171">
        <w:rPr>
          <w:lang w:val="en-GB"/>
        </w:rPr>
        <w:t>. For this reason, if a model including air</w:t>
      </w:r>
      <w:r w:rsidR="000E3421">
        <w:rPr>
          <w:lang w:val="en-GB"/>
        </w:rPr>
        <w:t xml:space="preserve"> </w:t>
      </w:r>
      <w:r w:rsidR="007B0171" w:rsidRPr="007B0171">
        <w:rPr>
          <w:lang w:val="en-GB"/>
        </w:rPr>
        <w:t xml:space="preserve">drag </w:t>
      </w:r>
      <w:r w:rsidR="00606A42">
        <w:rPr>
          <w:lang w:val="en-GB"/>
        </w:rPr>
        <w:t>is</w:t>
      </w:r>
      <w:r w:rsidR="007B0171" w:rsidRPr="007B0171">
        <w:rPr>
          <w:lang w:val="en-GB"/>
        </w:rPr>
        <w:t xml:space="preserve"> applied, the experimental conditions used </w:t>
      </w:r>
      <w:r w:rsidR="007B0171" w:rsidRPr="000E3421">
        <w:t>favor</w:t>
      </w:r>
      <w:r w:rsidR="007B0171" w:rsidRPr="007B0171">
        <w:rPr>
          <w:lang w:val="en-GB"/>
        </w:rPr>
        <w:t xml:space="preserve"> its detection in the </w:t>
      </w:r>
      <w:r w:rsidR="00EB151A">
        <w:rPr>
          <w:lang w:val="en-GB"/>
        </w:rPr>
        <w:t>spatial</w:t>
      </w:r>
      <w:r w:rsidR="007B0171" w:rsidRPr="007B0171">
        <w:rPr>
          <w:lang w:val="en-GB"/>
        </w:rPr>
        <w:t xml:space="preserve"> domain, </w:t>
      </w:r>
      <w:r w:rsidR="00606A42">
        <w:rPr>
          <w:lang w:val="en-GB"/>
        </w:rPr>
        <w:t>while a detection in the temporal domain is far more difficult</w:t>
      </w:r>
      <w:r w:rsidR="007B0171" w:rsidRPr="007B0171">
        <w:rPr>
          <w:lang w:val="en-GB"/>
        </w:rPr>
        <w:t>.</w:t>
      </w:r>
      <w:r w:rsidR="001559C8" w:rsidRPr="001559C8">
        <w:rPr>
          <w:lang w:val="en-GB"/>
        </w:rPr>
        <w:t xml:space="preserve"> </w:t>
      </w:r>
      <w:r w:rsidR="001559C8">
        <w:rPr>
          <w:lang w:val="en-GB"/>
        </w:rPr>
        <w:t>Overall, the spatial task thus provides the more sensitive test for Hypothesis 1.</w:t>
      </w:r>
    </w:p>
    <w:p w14:paraId="3E096A6A" w14:textId="42D6A21E" w:rsidR="009B5E1D" w:rsidRPr="005B244E" w:rsidDel="00C63E7B" w:rsidRDefault="00F51F26" w:rsidP="00B22037">
      <w:pPr>
        <w:jc w:val="both"/>
        <w:rPr>
          <w:del w:id="190" w:author="Borja Aguado Ramirez" w:date="2020-05-15T05:33:00Z"/>
        </w:rPr>
      </w:pPr>
      <w:r>
        <w:t xml:space="preserve">Regarding Hypothesis 2, we could not find evidence that our participants took the different object sizes into account to extrapolate motion accordingly. </w:t>
      </w:r>
      <w:r w:rsidR="00E540B0">
        <w:t xml:space="preserve">If humans use an air drag-based model, we </w:t>
      </w:r>
      <w:r w:rsidR="005260A9">
        <w:t xml:space="preserve">should see </w:t>
      </w:r>
      <w:r w:rsidR="00E540B0">
        <w:t xml:space="preserve">no differences between the ball sizes for </w:t>
      </w:r>
      <w:r w:rsidR="005260A9">
        <w:t xml:space="preserve">the </w:t>
      </w:r>
      <w:r w:rsidR="000E3421">
        <w:t>“</w:t>
      </w:r>
      <w:r w:rsidR="005260A9">
        <w:t>Air Drag: Present</w:t>
      </w:r>
      <w:r w:rsidR="000E3421">
        <w:t>”</w:t>
      </w:r>
      <w:r w:rsidR="005260A9">
        <w:t xml:space="preserve"> condition in both the temporal and the </w:t>
      </w:r>
      <w:r w:rsidR="005260A9">
        <w:lastRenderedPageBreak/>
        <w:t xml:space="preserve">spatial domain. For the </w:t>
      </w:r>
      <w:r w:rsidR="000E3421">
        <w:t>“</w:t>
      </w:r>
      <w:r w:rsidR="005260A9">
        <w:t>Air Drag: Absent</w:t>
      </w:r>
      <w:r w:rsidR="000E3421">
        <w:t>”</w:t>
      </w:r>
      <w:r w:rsidR="005260A9">
        <w:t xml:space="preserve"> condition</w:t>
      </w:r>
      <w:r w:rsidR="00701E25">
        <w:t xml:space="preserve"> in the temporal domain</w:t>
      </w:r>
      <w:r w:rsidR="005260A9">
        <w:t>, we would expect participants to respond earlier for</w:t>
      </w:r>
      <w:r w:rsidR="00701E25">
        <w:t xml:space="preserve"> smaller targets than for larger targets. In the spatial domain, we would observe an undershoot</w:t>
      </w:r>
      <w:r w:rsidR="00AF0FAB">
        <w:t xml:space="preserve"> (i.e., response too far to the left)</w:t>
      </w:r>
      <w:r w:rsidR="00701E25">
        <w:t xml:space="preserve"> for bigger targets with regard to smaller targets. </w:t>
      </w:r>
      <w:r w:rsidR="00271FD1">
        <w:t xml:space="preserve">This </w:t>
      </w:r>
      <w:r w:rsidR="000E3421">
        <w:t>pattern was not present in our data:</w:t>
      </w:r>
      <w:r w:rsidR="00271FD1">
        <w:t xml:space="preserve"> </w:t>
      </w:r>
      <w:r w:rsidR="000E3421">
        <w:t>i</w:t>
      </w:r>
      <w:r w:rsidR="00271FD1">
        <w:t xml:space="preserve">n the temporal domain, the pattern somewhat resembles our predictions, but the data is too noisy to draw any conclusions. In the spatial domain, we find an </w:t>
      </w:r>
      <w:r w:rsidR="00AF0FAB">
        <w:t xml:space="preserve">overshoot (i.e., response too far to the right) </w:t>
      </w:r>
      <w:r w:rsidR="00271FD1">
        <w:t>for smaller</w:t>
      </w:r>
      <w:r w:rsidR="00AF0FAB">
        <w:t xml:space="preserve"> targets with respect to bigger targets, and this overshoot is bigger in the “Air Drag: Present” than in the “Air Drag: Absent” condition. This is opposed to our hypothesis and might reflect confounding biases induced by differing target sizes. </w:t>
      </w:r>
      <w:r w:rsidR="00205DB3">
        <w:t xml:space="preserve">Since Hypothesis 2 was not supported by the data, </w:t>
      </w:r>
      <w:r w:rsidR="000A2775">
        <w:t>it was quite unlikely to find any evidence for Hypothesis 3, and our analysis confirmed, indeed, that there was no interaction between ball size and texture</w:t>
      </w:r>
      <w:r w:rsidR="00EE7E82">
        <w:t>.</w:t>
      </w:r>
      <w:commentRangeEnd w:id="188"/>
      <w:r w:rsidR="002F0A4C">
        <w:rPr>
          <w:rStyle w:val="CommentReference"/>
        </w:rPr>
        <w:commentReference w:id="188"/>
      </w:r>
      <w:r w:rsidR="00BE7983">
        <w:t xml:space="preserve">It has to be noted that, especially in virtual reality, it is hard to eliminate biases </w:t>
      </w:r>
      <w:r w:rsidR="000A2775">
        <w:t xml:space="preserve">introduced by the </w:t>
      </w:r>
      <w:r w:rsidR="00F11E4B">
        <w:t xml:space="preserve">not </w:t>
      </w:r>
      <w:r w:rsidR="00360D99">
        <w:t xml:space="preserve">fully </w:t>
      </w:r>
      <w:r w:rsidR="00F11E4B">
        <w:t xml:space="preserve">ecological </w:t>
      </w:r>
      <w:r w:rsidR="000A2775">
        <w:t xml:space="preserve">mode of </w:t>
      </w:r>
      <w:r w:rsidR="00F11E4B">
        <w:t>presentatio</w:t>
      </w:r>
      <w:r w:rsidR="000A2775">
        <w:t>n</w:t>
      </w:r>
      <w:r w:rsidR="00BE7983">
        <w:t xml:space="preserve">. For example, it has been observed that distances are often underestimated in virtual reality </w:t>
      </w:r>
      <w:r w:rsidR="00BE7983">
        <w:fldChar w:fldCharType="begin" w:fldLock="1"/>
      </w:r>
      <w:r w:rsidR="00F11E4B">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BE7983">
        <w:fldChar w:fldCharType="separate"/>
      </w:r>
      <w:r w:rsidR="00BE7983" w:rsidRPr="00BE7983">
        <w:rPr>
          <w:noProof/>
        </w:rPr>
        <w:t>(Messing &amp; Durgin, 2005)</w:t>
      </w:r>
      <w:r w:rsidR="00BE7983">
        <w:fldChar w:fldCharType="end"/>
      </w:r>
      <w:r w:rsidR="00BE7983">
        <w:t>.</w:t>
      </w:r>
      <w:r w:rsidR="00F11E4B">
        <w:t xml:space="preserve"> However, gravity has been suggested to serve as a mediator between space and time perception </w:t>
      </w:r>
      <w:r w:rsidR="00F11E4B">
        <w:fldChar w:fldCharType="begin" w:fldLock="1"/>
      </w:r>
      <w:r w:rsidR="00F11E4B">
        <w:instrText>ADDIN CSL_CITATION {"citationItems":[{"id":"ITEM-1","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Research","id":"ITEM-1","issue":"5-6","issued":{"date-parts":[["2015"]]},"page":"397-426","title":"Gravity in the Brain as a Reference for Space and Time Perception","type":"article-journal","volume":"28"},"uris":["http://www.mendeley.com/documents/?uuid=64d787e5-c03e-40b0-b0a3-864ca634a9c4"]}],"mendeley":{"formattedCitation":"(Lacquaniti et al., 2015)","plainTextFormattedCitation":"(Lacquaniti et al., 2015)","previouslyFormattedCitation":"(Lacquaniti et al., 2015)"},"properties":{"noteIndex":0},"schema":"https://github.com/citation-style-language/schema/raw/master/csl-citation.json"}</w:instrText>
      </w:r>
      <w:r w:rsidR="00F11E4B">
        <w:fldChar w:fldCharType="separate"/>
      </w:r>
      <w:r w:rsidR="00F11E4B" w:rsidRPr="00F11E4B">
        <w:rPr>
          <w:noProof/>
        </w:rPr>
        <w:t>(Lacquaniti et al., 2015)</w:t>
      </w:r>
      <w:r w:rsidR="00F11E4B">
        <w:fldChar w:fldCharType="end"/>
      </w:r>
      <w:r w:rsidR="00F11E4B">
        <w:t>. Since the stimuli in our experiment were governed by a gravitational motion profile, virtual reality biases should thus be reduced with respect to stimuli that behave not according to earth gravity</w:t>
      </w:r>
      <w:r w:rsidR="009B5E1D">
        <w:t xml:space="preserve"> </w:t>
      </w:r>
      <w:r w:rsidR="009B5E1D">
        <w:fldChar w:fldCharType="begin" w:fldLock="1"/>
      </w:r>
      <w:r w:rsidR="005445C6">
        <w:instrText>ADDIN CSL_CITATION {"citationItems":[{"id":"ITEM-1","itemData":{"DOI":"10.1167/3.4.1","ISBN":"1534-7362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vision","id":"ITEM-1","issue":"4","issued":{"date-parts":[["2003"]]},"page":"252-264","title":"Biological motion as a cue for the perception of size.","type":"article-journal","volume":"3"},"uris":["http://www.mendeley.com/documents/?uuid=b1fa4c32-7e27-4ae5-ad3f-9421d31e1d7d"]},{"id":"ITEM-2","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Research","id":"ITEM-2","issue":"5-6","issued":{"date-parts":[["2015"]]},"page":"397-426","title":"Gravity in the Brain as a Reference for Space and Time Perception","type":"article-journal","volume":"28"},"uris":["http://www.mendeley.com/documents/?uuid=64d787e5-c03e-40b0-b0a3-864ca634a9c4"]},{"id":"ITEM-3","itemData":{"author":[{"dropping-particle":"","family":"Vallortigara","given":"Giorgio","non-dropping-particle":"","parse-names":false,"suffix":""},{"dropping-particle":"","family":"Regolin","given":"Lucia","non-dropping-particle":"","parse-names":false,"suffix":""}],"container-title":"Current Biology","id":"ITEM-3","issue":"September","issued":{"date-parts":[["2007"]]},"page":"R279–R280","title":"Gravity bias in the interpretation of biological motion by inexperienced chicks","type":"article-journal","volume":"16"},"uris":["http://www.mendeley.com/documents/?uuid=d2326aff-7b18-4aa5-8a3c-5d48b92af77a"]}],"mendeley":{"formattedCitation":"(Jokisch &amp; Troje, 2003; Lacquaniti et al., 2015; Vallortigara &amp; Regolin, 2007)","plainTextFormattedCitation":"(Jokisch &amp; Troje, 2003; Lacquaniti et al., 2015; Vallortigara &amp; Regolin, 2007)","previouslyFormattedCitation":"(Jokisch &amp; Troje, 2003; Lacquaniti et al., 2015; Vallortigara &amp; Regolin, 2007)"},"properties":{"noteIndex":0},"schema":"https://github.com/citation-style-language/schema/raw/master/csl-citation.json"}</w:instrText>
      </w:r>
      <w:r w:rsidR="009B5E1D">
        <w:fldChar w:fldCharType="separate"/>
      </w:r>
      <w:r w:rsidR="009B5E1D" w:rsidRPr="009B5E1D">
        <w:rPr>
          <w:noProof/>
        </w:rPr>
        <w:t>(Jokisch &amp; Troje, 2003; Lacquaniti et al., 2015; Vallortigara &amp; Regolin, 2007)</w:t>
      </w:r>
      <w:r w:rsidR="009B5E1D">
        <w:fldChar w:fldCharType="end"/>
      </w:r>
      <w:r w:rsidR="00F11E4B">
        <w:t xml:space="preserve">. And in fact, we have observed a near perfect accuracy for 1g trajectories in a previous experiment with a very similar setup </w:t>
      </w:r>
      <w:r w:rsidR="00F11E4B">
        <w:fldChar w:fldCharType="begin" w:fldLock="1"/>
      </w:r>
      <w:r w:rsidR="00DF12B3">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F11E4B">
        <w:fldChar w:fldCharType="separate"/>
      </w:r>
      <w:r w:rsidR="00F11E4B" w:rsidRPr="00F11E4B">
        <w:rPr>
          <w:noProof/>
        </w:rPr>
        <w:t>(Jörges &amp; López-Moliner, 2019)</w:t>
      </w:r>
      <w:r w:rsidR="00F11E4B">
        <w:fldChar w:fldCharType="end"/>
      </w:r>
      <w:r w:rsidR="00F11E4B">
        <w:t>.</w:t>
      </w:r>
      <w:r w:rsidR="00F72B6A">
        <w:t xml:space="preserve"> </w:t>
      </w:r>
      <w:commentRangeStart w:id="191"/>
      <w:r w:rsidR="00F72B6A">
        <w:t>The temporal responses in this experiment are highly accurate</w:t>
      </w:r>
      <w:r w:rsidR="00E042EC">
        <w:t>;</w:t>
      </w:r>
      <w:r w:rsidR="00F72B6A">
        <w:t xml:space="preserve"> however, there is a consistent undershoot for the spatial responses</w:t>
      </w:r>
      <w:r w:rsidR="00534A34">
        <w:t xml:space="preserve"> by about 10% of the extrapolated distances. It stands to reason that the well-known underestimation of depth </w:t>
      </w:r>
      <w:ins w:id="192" w:author="Björn Jörges" w:date="2020-05-16T19:07:00Z">
        <w:r w:rsidR="002B465B">
          <w:t>(“</w:t>
        </w:r>
      </w:ins>
      <w:r w:rsidR="00534A34">
        <w:t>compression</w:t>
      </w:r>
      <w:ins w:id="193" w:author="Björn Jörges" w:date="2020-05-16T19:07:00Z">
        <w:r w:rsidR="002B465B">
          <w:t>”)</w:t>
        </w:r>
      </w:ins>
      <w:r w:rsidR="00534A34">
        <w:t xml:space="preserve"> plays some role in this bias: If participants perceive the targets to be closer than they actually are, the same visual angle between target and table corresponds to a lower physical distance, both vertically and horizontally. While the same bias could lead to a misperception of the observed velocities, this should cancel out with biases of estimated distance. However, the gravity component of the motion should be more robust. A smaller physical distance paired with the same gravity value would thus lead to the object being perceived to return faster to its initial height than it actually does, leading to an undershoot in the spatial responses. However, this would also lead to a temporal underestimation of the time-to-contact, and too early responses in the timing task, which we do not observe in our data.</w:t>
      </w:r>
      <w:commentRangeEnd w:id="191"/>
      <w:r w:rsidR="002B465B">
        <w:t>l</w:t>
      </w:r>
      <w:r w:rsidR="002F0A4C">
        <w:rPr>
          <w:rStyle w:val="CommentReference"/>
        </w:rPr>
        <w:commentReference w:id="191"/>
      </w:r>
    </w:p>
    <w:p w14:paraId="7A846BF8" w14:textId="500D2F7A" w:rsidR="003D6303" w:rsidRDefault="00470041" w:rsidP="00470041">
      <w:pPr>
        <w:pStyle w:val="Heading1"/>
      </w:pPr>
      <w:r>
        <w:t>Conclusions, Limitations &amp; Future Research</w:t>
      </w:r>
    </w:p>
    <w:p w14:paraId="41129AAC" w14:textId="10FE847C" w:rsidR="00470041" w:rsidRDefault="00470041" w:rsidP="00470041">
      <w:pPr>
        <w:jc w:val="both"/>
      </w:pPr>
      <w:commentRangeStart w:id="194"/>
      <w:r>
        <w:t>In this paper, we set up to investigate whether the human brain represents air drag like other physical properties of our environment. We found evidence that lends some support to this idea. Furthermore, we hypothesized that</w:t>
      </w:r>
      <w:r w:rsidR="005B244E">
        <w:t xml:space="preserve"> humans might adapt their air drag-related expectations according to the physical properties of the target. We found no evidence to support this claim.</w:t>
      </w:r>
    </w:p>
    <w:p w14:paraId="1890B83E" w14:textId="2D02A31B" w:rsidR="00555821" w:rsidRDefault="00470041" w:rsidP="00470041">
      <w:pPr>
        <w:jc w:val="both"/>
      </w:pPr>
      <w:r>
        <w:t xml:space="preserve">The most important limitation of our study is certainly that we did not manage to eliminate all possibly virtual reality-related biases in participant responses. The test of our first hypothesis, namely that humans rely on an internal representation of air drag, depended strongly on the response distributions of either </w:t>
      </w:r>
      <w:r w:rsidR="002F5AA3">
        <w:t>“</w:t>
      </w:r>
      <w:r>
        <w:t>Air</w:t>
      </w:r>
      <w:r w:rsidR="002F5AA3">
        <w:t xml:space="preserve"> D</w:t>
      </w:r>
      <w:r>
        <w:t>rag: Present</w:t>
      </w:r>
      <w:r w:rsidR="002F5AA3">
        <w:t>”</w:t>
      </w:r>
      <w:r>
        <w:t xml:space="preserve"> or </w:t>
      </w:r>
      <w:r w:rsidR="002F5AA3">
        <w:t>“</w:t>
      </w:r>
      <w:r>
        <w:t>Air</w:t>
      </w:r>
      <w:r w:rsidR="002F5AA3">
        <w:t xml:space="preserve"> D</w:t>
      </w:r>
      <w:r>
        <w:t>rag: Absent</w:t>
      </w:r>
      <w:r w:rsidR="002F5AA3">
        <w:t>”</w:t>
      </w:r>
      <w:r>
        <w:t xml:space="preserve"> trials being </w:t>
      </w:r>
      <w:r w:rsidR="005B244E">
        <w:t>centered around perfect accuracy</w:t>
      </w:r>
      <w:r>
        <w:t>. This is the case for the timing task</w:t>
      </w:r>
      <w:r w:rsidR="005B244E">
        <w:t xml:space="preserve">, but effects are not easily detectable in this condition. For the </w:t>
      </w:r>
      <w:r>
        <w:t>spatial task</w:t>
      </w:r>
      <w:r w:rsidR="005B244E">
        <w:t>, this condition was given marginally</w:t>
      </w:r>
      <w:r w:rsidR="00DD2998">
        <w:t>.</w:t>
      </w:r>
      <w:r>
        <w:t xml:space="preserve"> Therefore, the present results support our first hypothesis only to a moderate extent.</w:t>
      </w:r>
      <w:r w:rsidR="00555821">
        <w:t xml:space="preserve"> A further limitation is </w:t>
      </w:r>
      <w:r w:rsidR="005B244E">
        <w:t xml:space="preserve">certainly that we did not find effects of target size, i.e., participants seemed to expect the same air drag forces regardless of the size of the target. We </w:t>
      </w:r>
      <w:r w:rsidR="00F02880">
        <w:t>cannot</w:t>
      </w:r>
      <w:r w:rsidR="005B244E">
        <w:t xml:space="preserve"> say with certainty whether this occurs equally in real </w:t>
      </w:r>
      <w:r w:rsidR="00DD2998">
        <w:t>life or</w:t>
      </w:r>
      <w:r w:rsidR="005B244E">
        <w:t xml:space="preserve"> is an artifact of presentation in virtual reality. </w:t>
      </w:r>
      <w:r w:rsidR="006A5074">
        <w:t xml:space="preserve">Finally, the failure </w:t>
      </w:r>
      <w:r w:rsidR="006A5074">
        <w:lastRenderedPageBreak/>
        <w:t xml:space="preserve">to demonstrate an effect of target size precluded us from </w:t>
      </w:r>
      <w:r w:rsidR="00A530B9">
        <w:t xml:space="preserve">duly </w:t>
      </w:r>
      <w:r w:rsidR="006A5074">
        <w:t xml:space="preserve">testing Hypothesis 3 about the interplay of prior knowledge of the object and online visual information about its size. </w:t>
      </w:r>
    </w:p>
    <w:p w14:paraId="1B5BAC5B" w14:textId="27DF82F8" w:rsidR="00423C69" w:rsidRDefault="00423C69" w:rsidP="00470041">
      <w:pPr>
        <w:jc w:val="both"/>
      </w:pPr>
      <w:r>
        <w:t>Future research on the representation of air drag should focus on even more ecologically valid stimuli, with the intent of eliminating biases introduced by presentation in virtual reality. High precision recordings of highly controlled real-world catching, especially with a partially occluded trajectory, are one possibility: If humans perform accurately in a reliable fashion, this would represent very strong evidence that we do indeed use an internal representation of air drag or air drag prior.</w:t>
      </w:r>
      <w:commentRangeEnd w:id="194"/>
      <w:r w:rsidR="002F0A4C">
        <w:rPr>
          <w:rStyle w:val="CommentReference"/>
        </w:rPr>
        <w:commentReference w:id="194"/>
      </w:r>
    </w:p>
    <w:p w14:paraId="6F33B032" w14:textId="1D12988E" w:rsidR="00143A8E" w:rsidRDefault="00143A8E" w:rsidP="003F4A3B">
      <w:pPr>
        <w:jc w:val="both"/>
      </w:pPr>
    </w:p>
    <w:p w14:paraId="6D7336A8" w14:textId="55C06D0E" w:rsidR="003672A6" w:rsidRDefault="00C62312" w:rsidP="00C62312">
      <w:pPr>
        <w:pStyle w:val="Heading2"/>
      </w:pPr>
      <w:r>
        <w:t xml:space="preserve">Author </w:t>
      </w:r>
      <w:r w:rsidR="003672A6">
        <w:t>Contributions</w:t>
      </w:r>
    </w:p>
    <w:p w14:paraId="3561882E" w14:textId="3B6C420C" w:rsidR="003672A6" w:rsidRDefault="003672A6" w:rsidP="003F4A3B">
      <w:pPr>
        <w:jc w:val="both"/>
      </w:pPr>
      <w:r>
        <w:t>BA, BJ and JLM conceptualized the study in a joined effort. BA programmed the stimuli and tested participants. BA and BJ analyzed the results together. BJ wrote the manuscript with input from BA and JLM. JLM provided guidance at every step of the project.</w:t>
      </w:r>
    </w:p>
    <w:p w14:paraId="432E9795" w14:textId="77777777" w:rsidR="003672A6" w:rsidRDefault="003672A6" w:rsidP="003F4A3B">
      <w:pPr>
        <w:jc w:val="both"/>
      </w:pPr>
    </w:p>
    <w:p w14:paraId="5F56A575" w14:textId="7C524C11" w:rsidR="003672A6" w:rsidRDefault="00C62312" w:rsidP="00C62312">
      <w:pPr>
        <w:pStyle w:val="Heading2"/>
      </w:pPr>
      <w:r>
        <w:t>Acknowledgements</w:t>
      </w:r>
    </w:p>
    <w:p w14:paraId="04438FF8" w14:textId="53533F2A" w:rsidR="003672A6" w:rsidRDefault="00091DE0" w:rsidP="003F4A3B">
      <w:pPr>
        <w:jc w:val="both"/>
      </w:pPr>
      <w:r w:rsidRPr="00091DE0">
        <w:t>BA was supported by the fellowship FPU17/01248 from Ministerio de Educación y Formación</w:t>
      </w:r>
      <w:r>
        <w:t xml:space="preserve"> </w:t>
      </w:r>
      <w:r w:rsidRPr="00091DE0">
        <w:t xml:space="preserve">Profesional of the Spanish government. </w:t>
      </w:r>
      <w:r w:rsidR="003672A6">
        <w:t>BJ was funded by the Canadian Space Agency (</w:t>
      </w:r>
      <w:commentRangeStart w:id="195"/>
      <w:r w:rsidR="003672A6">
        <w:t>CSA</w:t>
      </w:r>
      <w:commentRangeEnd w:id="195"/>
      <w:r w:rsidR="00C62312" w:rsidRPr="00091DE0">
        <w:commentReference w:id="195"/>
      </w:r>
      <w:r w:rsidR="003672A6">
        <w:t>).</w:t>
      </w:r>
    </w:p>
    <w:p w14:paraId="437215E7" w14:textId="77777777" w:rsidR="003672A6" w:rsidRPr="0030022A" w:rsidRDefault="003672A6" w:rsidP="003F4A3B">
      <w:pPr>
        <w:jc w:val="both"/>
      </w:pPr>
    </w:p>
    <w:p w14:paraId="441965A8" w14:textId="2A778521" w:rsidR="00143A8E" w:rsidRDefault="00143A8E" w:rsidP="00143A8E">
      <w:pPr>
        <w:pStyle w:val="Heading2"/>
      </w:pPr>
      <w:r w:rsidRPr="00EB03CA">
        <w:t>References</w:t>
      </w:r>
    </w:p>
    <w:p w14:paraId="25EACB62" w14:textId="608286FA" w:rsidR="00CB48E5" w:rsidRPr="00CB48E5" w:rsidRDefault="00410C3D" w:rsidP="00CB48E5">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CB48E5" w:rsidRPr="00CB48E5">
        <w:rPr>
          <w:rFonts w:ascii="Calibri" w:hAnsi="Calibri" w:cs="Calibri"/>
          <w:noProof/>
          <w:szCs w:val="24"/>
        </w:rPr>
        <w:t xml:space="preserve">Adams, W. J., Graf, E. W., &amp; Ernst, M. O. (2004). Experience can change the “light-from-above” prior. </w:t>
      </w:r>
      <w:r w:rsidR="00CB48E5" w:rsidRPr="00CB48E5">
        <w:rPr>
          <w:rFonts w:ascii="Calibri" w:hAnsi="Calibri" w:cs="Calibri"/>
          <w:i/>
          <w:iCs/>
          <w:noProof/>
          <w:szCs w:val="24"/>
        </w:rPr>
        <w:t>Nature Neuroscience</w:t>
      </w:r>
      <w:r w:rsidR="00CB48E5" w:rsidRPr="00CB48E5">
        <w:rPr>
          <w:rFonts w:ascii="Calibri" w:hAnsi="Calibri" w:cs="Calibri"/>
          <w:noProof/>
          <w:szCs w:val="24"/>
        </w:rPr>
        <w:t xml:space="preserve">, </w:t>
      </w:r>
      <w:r w:rsidR="00CB48E5" w:rsidRPr="00CB48E5">
        <w:rPr>
          <w:rFonts w:ascii="Calibri" w:hAnsi="Calibri" w:cs="Calibri"/>
          <w:i/>
          <w:iCs/>
          <w:noProof/>
          <w:szCs w:val="24"/>
        </w:rPr>
        <w:t>7</w:t>
      </w:r>
      <w:r w:rsidR="00CB48E5" w:rsidRPr="00CB48E5">
        <w:rPr>
          <w:rFonts w:ascii="Calibri" w:hAnsi="Calibri" w:cs="Calibri"/>
          <w:noProof/>
          <w:szCs w:val="24"/>
        </w:rPr>
        <w:t>(10), 1057–1058. https://doi.org/10.1038/nn1312</w:t>
      </w:r>
    </w:p>
    <w:p w14:paraId="3B892D8B"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7D5004">
        <w:rPr>
          <w:rFonts w:ascii="Calibri" w:hAnsi="Calibri" w:cs="Calibri"/>
          <w:noProof/>
          <w:szCs w:val="24"/>
          <w:lang w:val="de-DE"/>
          <w:rPrChange w:id="196" w:author="Björn Jörges" w:date="2020-05-16T18:05:00Z">
            <w:rPr>
              <w:rFonts w:ascii="Calibri" w:hAnsi="Calibri" w:cs="Calibri"/>
              <w:noProof/>
              <w:szCs w:val="24"/>
            </w:rPr>
          </w:rPrChange>
        </w:rPr>
        <w:t xml:space="preserve">Bates, D., Mächler, M., Bolker, B. M., &amp; Walker, S. C. (2015). </w:t>
      </w:r>
      <w:r w:rsidRPr="00CB48E5">
        <w:rPr>
          <w:rFonts w:ascii="Calibri" w:hAnsi="Calibri" w:cs="Calibri"/>
          <w:noProof/>
          <w:szCs w:val="24"/>
        </w:rPr>
        <w:t xml:space="preserve">Fitting linear mixed-effects models using lme4. </w:t>
      </w:r>
      <w:r w:rsidRPr="00CB48E5">
        <w:rPr>
          <w:rFonts w:ascii="Calibri" w:hAnsi="Calibri" w:cs="Calibri"/>
          <w:i/>
          <w:iCs/>
          <w:noProof/>
          <w:szCs w:val="24"/>
        </w:rPr>
        <w:t>Journal of Statistical Software</w:t>
      </w:r>
      <w:r w:rsidRPr="00CB48E5">
        <w:rPr>
          <w:rFonts w:ascii="Calibri" w:hAnsi="Calibri" w:cs="Calibri"/>
          <w:noProof/>
          <w:szCs w:val="24"/>
        </w:rPr>
        <w:t xml:space="preserve">, </w:t>
      </w:r>
      <w:r w:rsidRPr="00CB48E5">
        <w:rPr>
          <w:rFonts w:ascii="Calibri" w:hAnsi="Calibri" w:cs="Calibri"/>
          <w:i/>
          <w:iCs/>
          <w:noProof/>
          <w:szCs w:val="24"/>
        </w:rPr>
        <w:t>67</w:t>
      </w:r>
      <w:r w:rsidRPr="00CB48E5">
        <w:rPr>
          <w:rFonts w:ascii="Calibri" w:hAnsi="Calibri" w:cs="Calibri"/>
          <w:noProof/>
          <w:szCs w:val="24"/>
        </w:rPr>
        <w:t>(1). https://doi.org/10.18637/jss.v067.i01</w:t>
      </w:r>
    </w:p>
    <w:p w14:paraId="18A4F727"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Bosco, G., Delle Monache, S., Gravano, S., Indovina, I., La Scaleia, B., Maffei, V., … Lacquaniti, F. (2015). Filling gaps in visual motion for target capture. </w:t>
      </w:r>
      <w:r w:rsidRPr="00CB48E5">
        <w:rPr>
          <w:rFonts w:ascii="Calibri" w:hAnsi="Calibri" w:cs="Calibri"/>
          <w:i/>
          <w:iCs/>
          <w:noProof/>
          <w:szCs w:val="24"/>
        </w:rPr>
        <w:t>Frontiers in Integrative Neuroscience</w:t>
      </w:r>
      <w:r w:rsidRPr="00CB48E5">
        <w:rPr>
          <w:rFonts w:ascii="Calibri" w:hAnsi="Calibri" w:cs="Calibri"/>
          <w:noProof/>
          <w:szCs w:val="24"/>
        </w:rPr>
        <w:t xml:space="preserve">, </w:t>
      </w:r>
      <w:r w:rsidRPr="00CB48E5">
        <w:rPr>
          <w:rFonts w:ascii="Calibri" w:hAnsi="Calibri" w:cs="Calibri"/>
          <w:i/>
          <w:iCs/>
          <w:noProof/>
          <w:szCs w:val="24"/>
        </w:rPr>
        <w:t>9</w:t>
      </w:r>
      <w:r w:rsidRPr="00CB48E5">
        <w:rPr>
          <w:rFonts w:ascii="Calibri" w:hAnsi="Calibri" w:cs="Calibri"/>
          <w:noProof/>
          <w:szCs w:val="24"/>
        </w:rPr>
        <w:t>. https://doi.org/10.3389/fnint.2015.00013</w:t>
      </w:r>
    </w:p>
    <w:p w14:paraId="0BAA5BDA"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Brancazio, P. J. (1985). Looking into Chapman’s homer : The physics of judging a fly ball. </w:t>
      </w:r>
      <w:r w:rsidRPr="00CB48E5">
        <w:rPr>
          <w:rFonts w:ascii="Calibri" w:hAnsi="Calibri" w:cs="Calibri"/>
          <w:i/>
          <w:iCs/>
          <w:noProof/>
          <w:szCs w:val="24"/>
        </w:rPr>
        <w:t>American Journal of Physics</w:t>
      </w:r>
      <w:r w:rsidRPr="00CB48E5">
        <w:rPr>
          <w:rFonts w:ascii="Calibri" w:hAnsi="Calibri" w:cs="Calibri"/>
          <w:noProof/>
          <w:szCs w:val="24"/>
        </w:rPr>
        <w:t xml:space="preserve">, </w:t>
      </w:r>
      <w:r w:rsidRPr="00CB48E5">
        <w:rPr>
          <w:rFonts w:ascii="Calibri" w:hAnsi="Calibri" w:cs="Calibri"/>
          <w:i/>
          <w:iCs/>
          <w:noProof/>
          <w:szCs w:val="24"/>
        </w:rPr>
        <w:t>849</w:t>
      </w:r>
      <w:r w:rsidRPr="00CB48E5">
        <w:rPr>
          <w:rFonts w:ascii="Calibri" w:hAnsi="Calibri" w:cs="Calibri"/>
          <w:noProof/>
          <w:szCs w:val="24"/>
        </w:rPr>
        <w:t>(53). https://doi.org/10.1119/1.14350</w:t>
      </w:r>
    </w:p>
    <w:p w14:paraId="21927504"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Bürkner, P. C. (2018). Advanced Bayesian multilevel modeling with the R package brms. </w:t>
      </w:r>
      <w:r w:rsidRPr="00CB48E5">
        <w:rPr>
          <w:rFonts w:ascii="Calibri" w:hAnsi="Calibri" w:cs="Calibri"/>
          <w:i/>
          <w:iCs/>
          <w:noProof/>
          <w:szCs w:val="24"/>
        </w:rPr>
        <w:t>R Journal</w:t>
      </w:r>
      <w:r w:rsidRPr="00CB48E5">
        <w:rPr>
          <w:rFonts w:ascii="Calibri" w:hAnsi="Calibri" w:cs="Calibri"/>
          <w:noProof/>
          <w:szCs w:val="24"/>
        </w:rPr>
        <w:t xml:space="preserve">, </w:t>
      </w:r>
      <w:r w:rsidRPr="00CB48E5">
        <w:rPr>
          <w:rFonts w:ascii="Calibri" w:hAnsi="Calibri" w:cs="Calibri"/>
          <w:i/>
          <w:iCs/>
          <w:noProof/>
          <w:szCs w:val="24"/>
        </w:rPr>
        <w:t>10</w:t>
      </w:r>
      <w:r w:rsidRPr="00CB48E5">
        <w:rPr>
          <w:rFonts w:ascii="Calibri" w:hAnsi="Calibri" w:cs="Calibri"/>
          <w:noProof/>
          <w:szCs w:val="24"/>
        </w:rPr>
        <w:t>(1), 395–411. https://doi.org/10.32614/rj-2018-017</w:t>
      </w:r>
    </w:p>
    <w:p w14:paraId="0A9FE47C"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Chadwick, S. G., &amp; Haake, S. J. (2000). The drag coefficient of tennis balls. </w:t>
      </w:r>
      <w:r w:rsidRPr="00CB48E5">
        <w:rPr>
          <w:rFonts w:ascii="Calibri" w:hAnsi="Calibri" w:cs="Calibri"/>
          <w:i/>
          <w:iCs/>
          <w:noProof/>
          <w:szCs w:val="24"/>
        </w:rPr>
        <w:t>Proceedings of the 3rd International Confernce on the Engineering of Sport</w:t>
      </w:r>
      <w:r w:rsidRPr="00CB48E5">
        <w:rPr>
          <w:rFonts w:ascii="Calibri" w:hAnsi="Calibri" w:cs="Calibri"/>
          <w:noProof/>
          <w:szCs w:val="24"/>
        </w:rPr>
        <w:t>, (January 2000), 169–176.</w:t>
      </w:r>
    </w:p>
    <w:p w14:paraId="330D2E35"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7D5004">
        <w:rPr>
          <w:rFonts w:ascii="Calibri" w:hAnsi="Calibri" w:cs="Calibri"/>
          <w:noProof/>
          <w:szCs w:val="24"/>
          <w:lang w:val="es-ES"/>
          <w:rPrChange w:id="197" w:author="Björn Jörges" w:date="2020-05-16T18:05:00Z">
            <w:rPr>
              <w:rFonts w:ascii="Calibri" w:hAnsi="Calibri" w:cs="Calibri"/>
              <w:noProof/>
              <w:szCs w:val="24"/>
            </w:rPr>
          </w:rPrChange>
        </w:rPr>
        <w:t xml:space="preserve">Gómez, J., &amp; López-Moliner, J. (2013). </w:t>
      </w:r>
      <w:r w:rsidRPr="00CB48E5">
        <w:rPr>
          <w:rFonts w:ascii="Calibri" w:hAnsi="Calibri" w:cs="Calibri"/>
          <w:noProof/>
          <w:szCs w:val="24"/>
        </w:rPr>
        <w:t xml:space="preserve">Synergies between optical and physical variables in intercepting parabolic targets. </w:t>
      </w:r>
      <w:r w:rsidRPr="00CB48E5">
        <w:rPr>
          <w:rFonts w:ascii="Calibri" w:hAnsi="Calibri" w:cs="Calibri"/>
          <w:i/>
          <w:iCs/>
          <w:noProof/>
          <w:szCs w:val="24"/>
        </w:rPr>
        <w:t>Frontiers in Behavioral Neuroscience</w:t>
      </w:r>
      <w:r w:rsidRPr="00CB48E5">
        <w:rPr>
          <w:rFonts w:ascii="Calibri" w:hAnsi="Calibri" w:cs="Calibri"/>
          <w:noProof/>
          <w:szCs w:val="24"/>
        </w:rPr>
        <w:t xml:space="preserve">, </w:t>
      </w:r>
      <w:r w:rsidRPr="00CB48E5">
        <w:rPr>
          <w:rFonts w:ascii="Calibri" w:hAnsi="Calibri" w:cs="Calibri"/>
          <w:i/>
          <w:iCs/>
          <w:noProof/>
          <w:szCs w:val="24"/>
        </w:rPr>
        <w:t>7</w:t>
      </w:r>
      <w:r w:rsidRPr="00CB48E5">
        <w:rPr>
          <w:rFonts w:ascii="Calibri" w:hAnsi="Calibri" w:cs="Calibri"/>
          <w:noProof/>
          <w:szCs w:val="24"/>
        </w:rPr>
        <w:t>(May), 46. https://doi.org/10.3389/fnbeh.2013.00046</w:t>
      </w:r>
    </w:p>
    <w:p w14:paraId="1BB273D5"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Hosking, S. G., &amp; Crassini, B. (2010). The effects of familiar size and object trajectories on time-to-contact judgements. </w:t>
      </w:r>
      <w:r w:rsidRPr="00CB48E5">
        <w:rPr>
          <w:rFonts w:ascii="Calibri" w:hAnsi="Calibri" w:cs="Calibri"/>
          <w:i/>
          <w:iCs/>
          <w:noProof/>
          <w:szCs w:val="24"/>
        </w:rPr>
        <w:t>Experimental Brain Research</w:t>
      </w:r>
      <w:r w:rsidRPr="00CB48E5">
        <w:rPr>
          <w:rFonts w:ascii="Calibri" w:hAnsi="Calibri" w:cs="Calibri"/>
          <w:noProof/>
          <w:szCs w:val="24"/>
        </w:rPr>
        <w:t xml:space="preserve">, </w:t>
      </w:r>
      <w:r w:rsidRPr="00CB48E5">
        <w:rPr>
          <w:rFonts w:ascii="Calibri" w:hAnsi="Calibri" w:cs="Calibri"/>
          <w:i/>
          <w:iCs/>
          <w:noProof/>
          <w:szCs w:val="24"/>
        </w:rPr>
        <w:t>203</w:t>
      </w:r>
      <w:r w:rsidRPr="00CB48E5">
        <w:rPr>
          <w:rFonts w:ascii="Calibri" w:hAnsi="Calibri" w:cs="Calibri"/>
          <w:noProof/>
          <w:szCs w:val="24"/>
        </w:rPr>
        <w:t>(3), 541–552. https://doi.org/10.1007/s00221-010-2258-7</w:t>
      </w:r>
    </w:p>
    <w:p w14:paraId="28127E48"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lastRenderedPageBreak/>
        <w:t xml:space="preserve">Indovina, I., Maffei, V., Bosco, G., Zago, M., Macaluso, E., &amp; Lacquaniti, F. (2005). Representation of visual gravitational motion in the human vestibular cortex. </w:t>
      </w:r>
      <w:r w:rsidRPr="00CB48E5">
        <w:rPr>
          <w:rFonts w:ascii="Calibri" w:hAnsi="Calibri" w:cs="Calibri"/>
          <w:i/>
          <w:iCs/>
          <w:noProof/>
          <w:szCs w:val="24"/>
        </w:rPr>
        <w:t>Science (New York, N.Y.)</w:t>
      </w:r>
      <w:r w:rsidRPr="00CB48E5">
        <w:rPr>
          <w:rFonts w:ascii="Calibri" w:hAnsi="Calibri" w:cs="Calibri"/>
          <w:noProof/>
          <w:szCs w:val="24"/>
        </w:rPr>
        <w:t xml:space="preserve">, </w:t>
      </w:r>
      <w:r w:rsidRPr="00CB48E5">
        <w:rPr>
          <w:rFonts w:ascii="Calibri" w:hAnsi="Calibri" w:cs="Calibri"/>
          <w:i/>
          <w:iCs/>
          <w:noProof/>
          <w:szCs w:val="24"/>
        </w:rPr>
        <w:t>308</w:t>
      </w:r>
      <w:r w:rsidRPr="00CB48E5">
        <w:rPr>
          <w:rFonts w:ascii="Calibri" w:hAnsi="Calibri" w:cs="Calibri"/>
          <w:noProof/>
          <w:szCs w:val="24"/>
        </w:rPr>
        <w:t>(April), 416–419. https://doi.org/10.1126/science.1107961</w:t>
      </w:r>
    </w:p>
    <w:p w14:paraId="68836A11"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7D5004">
        <w:rPr>
          <w:rFonts w:ascii="Calibri" w:hAnsi="Calibri" w:cs="Calibri"/>
          <w:noProof/>
          <w:szCs w:val="24"/>
          <w:lang w:val="de-DE"/>
          <w:rPrChange w:id="198" w:author="Björn Jörges" w:date="2020-05-16T18:05:00Z">
            <w:rPr>
              <w:rFonts w:ascii="Calibri" w:hAnsi="Calibri" w:cs="Calibri"/>
              <w:noProof/>
              <w:szCs w:val="24"/>
            </w:rPr>
          </w:rPrChange>
        </w:rPr>
        <w:t xml:space="preserve">Jokisch, D., &amp; Troje, N. F. (2003). </w:t>
      </w:r>
      <w:r w:rsidRPr="00CB48E5">
        <w:rPr>
          <w:rFonts w:ascii="Calibri" w:hAnsi="Calibri" w:cs="Calibri"/>
          <w:noProof/>
          <w:szCs w:val="24"/>
        </w:rPr>
        <w:t xml:space="preserve">Biological motion as a cue for the perception of size. </w:t>
      </w:r>
      <w:r w:rsidRPr="00CB48E5">
        <w:rPr>
          <w:rFonts w:ascii="Calibri" w:hAnsi="Calibri" w:cs="Calibri"/>
          <w:i/>
          <w:iCs/>
          <w:noProof/>
          <w:szCs w:val="24"/>
        </w:rPr>
        <w:t>Journal of Vision</w:t>
      </w:r>
      <w:r w:rsidRPr="00CB48E5">
        <w:rPr>
          <w:rFonts w:ascii="Calibri" w:hAnsi="Calibri" w:cs="Calibri"/>
          <w:noProof/>
          <w:szCs w:val="24"/>
        </w:rPr>
        <w:t xml:space="preserve">, </w:t>
      </w:r>
      <w:r w:rsidRPr="00CB48E5">
        <w:rPr>
          <w:rFonts w:ascii="Calibri" w:hAnsi="Calibri" w:cs="Calibri"/>
          <w:i/>
          <w:iCs/>
          <w:noProof/>
          <w:szCs w:val="24"/>
        </w:rPr>
        <w:t>3</w:t>
      </w:r>
      <w:r w:rsidRPr="00CB48E5">
        <w:rPr>
          <w:rFonts w:ascii="Calibri" w:hAnsi="Calibri" w:cs="Calibri"/>
          <w:noProof/>
          <w:szCs w:val="24"/>
        </w:rPr>
        <w:t>(4), 252–264. https://doi.org/10.1167/3.4.1</w:t>
      </w:r>
    </w:p>
    <w:p w14:paraId="14890D2F"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Jörges, B., &amp; López-Moliner, J. (2019). Earth-Gravity Congruent Motion Facilitates Ocular Control for Pursuit of Parabolic Trajectories. </w:t>
      </w:r>
      <w:r w:rsidRPr="00CB48E5">
        <w:rPr>
          <w:rFonts w:ascii="Calibri" w:hAnsi="Calibri" w:cs="Calibri"/>
          <w:i/>
          <w:iCs/>
          <w:noProof/>
          <w:szCs w:val="24"/>
        </w:rPr>
        <w:t>Scientific Reports</w:t>
      </w:r>
      <w:r w:rsidRPr="00CB48E5">
        <w:rPr>
          <w:rFonts w:ascii="Calibri" w:hAnsi="Calibri" w:cs="Calibri"/>
          <w:noProof/>
          <w:szCs w:val="24"/>
        </w:rPr>
        <w:t xml:space="preserve">, </w:t>
      </w:r>
      <w:r w:rsidRPr="00CB48E5">
        <w:rPr>
          <w:rFonts w:ascii="Calibri" w:hAnsi="Calibri" w:cs="Calibri"/>
          <w:i/>
          <w:iCs/>
          <w:noProof/>
          <w:szCs w:val="24"/>
        </w:rPr>
        <w:t>9</w:t>
      </w:r>
      <w:r w:rsidRPr="00CB48E5">
        <w:rPr>
          <w:rFonts w:ascii="Calibri" w:hAnsi="Calibri" w:cs="Calibri"/>
          <w:noProof/>
          <w:szCs w:val="24"/>
        </w:rPr>
        <w:t>(1). https://doi.org/10.1038/s41598-019-50512-6</w:t>
      </w:r>
    </w:p>
    <w:p w14:paraId="68CB72FA"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Jörges, Björn, Hagenfeld, L., &amp; López-Moliner, J. (2018). The use of visual cues in gravity judgements on parabolic motion. </w:t>
      </w:r>
      <w:r w:rsidRPr="00CB48E5">
        <w:rPr>
          <w:rFonts w:ascii="Calibri" w:hAnsi="Calibri" w:cs="Calibri"/>
          <w:i/>
          <w:iCs/>
          <w:noProof/>
          <w:szCs w:val="24"/>
        </w:rPr>
        <w:t>Vision Research</w:t>
      </w:r>
      <w:r w:rsidRPr="00CB48E5">
        <w:rPr>
          <w:rFonts w:ascii="Calibri" w:hAnsi="Calibri" w:cs="Calibri"/>
          <w:noProof/>
          <w:szCs w:val="24"/>
        </w:rPr>
        <w:t xml:space="preserve">, </w:t>
      </w:r>
      <w:r w:rsidRPr="00CB48E5">
        <w:rPr>
          <w:rFonts w:ascii="Calibri" w:hAnsi="Calibri" w:cs="Calibri"/>
          <w:i/>
          <w:iCs/>
          <w:noProof/>
          <w:szCs w:val="24"/>
        </w:rPr>
        <w:t>149</w:t>
      </w:r>
      <w:r w:rsidRPr="00CB48E5">
        <w:rPr>
          <w:rFonts w:ascii="Calibri" w:hAnsi="Calibri" w:cs="Calibri"/>
          <w:noProof/>
          <w:szCs w:val="24"/>
        </w:rPr>
        <w:t>, 47–58. https://doi.org/10.1016/J.VISRES.2018.06.002</w:t>
      </w:r>
    </w:p>
    <w:p w14:paraId="6006D5C8"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Jörges, Björn, &amp; López-Moliner, J. (2017). Gravity as a strong prior: Implications for perception and action. </w:t>
      </w:r>
      <w:r w:rsidRPr="00CB48E5">
        <w:rPr>
          <w:rFonts w:ascii="Calibri" w:hAnsi="Calibri" w:cs="Calibri"/>
          <w:i/>
          <w:iCs/>
          <w:noProof/>
          <w:szCs w:val="24"/>
        </w:rPr>
        <w:t>Frontiers in Human Neuroscience</w:t>
      </w:r>
      <w:r w:rsidRPr="00CB48E5">
        <w:rPr>
          <w:rFonts w:ascii="Calibri" w:hAnsi="Calibri" w:cs="Calibri"/>
          <w:noProof/>
          <w:szCs w:val="24"/>
        </w:rPr>
        <w:t>, Vol. 11. https://doi.org/10.3389/fnhum.2017.00203</w:t>
      </w:r>
    </w:p>
    <w:p w14:paraId="01444841"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Jörges, Björn, &amp; López-Moliner, J. (2020). Characterizing the Strong Earth Gravity Prior. </w:t>
      </w:r>
      <w:r w:rsidRPr="00CB48E5">
        <w:rPr>
          <w:rFonts w:ascii="Calibri" w:hAnsi="Calibri" w:cs="Calibri"/>
          <w:i/>
          <w:iCs/>
          <w:noProof/>
          <w:szCs w:val="24"/>
        </w:rPr>
        <w:t>PsyArXive</w:t>
      </w:r>
      <w:r w:rsidRPr="00CB48E5">
        <w:rPr>
          <w:rFonts w:ascii="Calibri" w:hAnsi="Calibri" w:cs="Calibri"/>
          <w:noProof/>
          <w:szCs w:val="24"/>
        </w:rPr>
        <w:t>, 1–19. https://doi.org/10.31234/osf.io/exp93</w:t>
      </w:r>
    </w:p>
    <w:p w14:paraId="33949CFD" w14:textId="77777777" w:rsidR="00CB48E5" w:rsidRPr="007D5004" w:rsidRDefault="00CB48E5" w:rsidP="00CB48E5">
      <w:pPr>
        <w:widowControl w:val="0"/>
        <w:autoSpaceDE w:val="0"/>
        <w:autoSpaceDN w:val="0"/>
        <w:adjustRightInd w:val="0"/>
        <w:spacing w:line="240" w:lineRule="auto"/>
        <w:ind w:left="480" w:hanging="480"/>
        <w:rPr>
          <w:rFonts w:ascii="Calibri" w:hAnsi="Calibri" w:cs="Calibri"/>
          <w:noProof/>
          <w:szCs w:val="24"/>
          <w:lang w:val="es-ES"/>
          <w:rPrChange w:id="199" w:author="Björn Jörges" w:date="2020-05-16T18:05:00Z">
            <w:rPr>
              <w:rFonts w:ascii="Calibri" w:hAnsi="Calibri" w:cs="Calibri"/>
              <w:noProof/>
              <w:szCs w:val="24"/>
            </w:rPr>
          </w:rPrChange>
        </w:rPr>
      </w:pPr>
      <w:r w:rsidRPr="00CB48E5">
        <w:rPr>
          <w:rFonts w:ascii="Calibri" w:hAnsi="Calibri" w:cs="Calibri"/>
          <w:noProof/>
          <w:szCs w:val="24"/>
        </w:rPr>
        <w:t xml:space="preserve">La Scaleia, B., Zago, M., Moscatelli, A., Lacquaniti, F., &amp; Viviani, P. (2014). Implied dynamics biases the visual perception of velocity. </w:t>
      </w:r>
      <w:r w:rsidRPr="007D5004">
        <w:rPr>
          <w:rFonts w:ascii="Calibri" w:hAnsi="Calibri" w:cs="Calibri"/>
          <w:i/>
          <w:iCs/>
          <w:noProof/>
          <w:szCs w:val="24"/>
          <w:lang w:val="es-ES"/>
          <w:rPrChange w:id="200" w:author="Björn Jörges" w:date="2020-05-16T18:05:00Z">
            <w:rPr>
              <w:rFonts w:ascii="Calibri" w:hAnsi="Calibri" w:cs="Calibri"/>
              <w:i/>
              <w:iCs/>
              <w:noProof/>
              <w:szCs w:val="24"/>
            </w:rPr>
          </w:rPrChange>
        </w:rPr>
        <w:t>PLoS ONE</w:t>
      </w:r>
      <w:r w:rsidRPr="007D5004">
        <w:rPr>
          <w:rFonts w:ascii="Calibri" w:hAnsi="Calibri" w:cs="Calibri"/>
          <w:noProof/>
          <w:szCs w:val="24"/>
          <w:lang w:val="es-ES"/>
          <w:rPrChange w:id="201" w:author="Björn Jörges" w:date="2020-05-16T18:05:00Z">
            <w:rPr>
              <w:rFonts w:ascii="Calibri" w:hAnsi="Calibri" w:cs="Calibri"/>
              <w:noProof/>
              <w:szCs w:val="24"/>
            </w:rPr>
          </w:rPrChange>
        </w:rPr>
        <w:t xml:space="preserve">, </w:t>
      </w:r>
      <w:r w:rsidRPr="007D5004">
        <w:rPr>
          <w:rFonts w:ascii="Calibri" w:hAnsi="Calibri" w:cs="Calibri"/>
          <w:i/>
          <w:iCs/>
          <w:noProof/>
          <w:szCs w:val="24"/>
          <w:lang w:val="es-ES"/>
          <w:rPrChange w:id="202" w:author="Björn Jörges" w:date="2020-05-16T18:05:00Z">
            <w:rPr>
              <w:rFonts w:ascii="Calibri" w:hAnsi="Calibri" w:cs="Calibri"/>
              <w:i/>
              <w:iCs/>
              <w:noProof/>
              <w:szCs w:val="24"/>
            </w:rPr>
          </w:rPrChange>
        </w:rPr>
        <w:t>9</w:t>
      </w:r>
      <w:r w:rsidRPr="007D5004">
        <w:rPr>
          <w:rFonts w:ascii="Calibri" w:hAnsi="Calibri" w:cs="Calibri"/>
          <w:noProof/>
          <w:szCs w:val="24"/>
          <w:lang w:val="es-ES"/>
          <w:rPrChange w:id="203" w:author="Björn Jörges" w:date="2020-05-16T18:05:00Z">
            <w:rPr>
              <w:rFonts w:ascii="Calibri" w:hAnsi="Calibri" w:cs="Calibri"/>
              <w:noProof/>
              <w:szCs w:val="24"/>
            </w:rPr>
          </w:rPrChange>
        </w:rPr>
        <w:t>(3). https://doi.org/10.1371/journal.pone.0093020</w:t>
      </w:r>
    </w:p>
    <w:p w14:paraId="6757524D"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7D5004">
        <w:rPr>
          <w:rFonts w:ascii="Calibri" w:hAnsi="Calibri" w:cs="Calibri"/>
          <w:noProof/>
          <w:szCs w:val="24"/>
          <w:lang w:val="es-ES"/>
          <w:rPrChange w:id="204" w:author="Björn Jörges" w:date="2020-05-16T18:05:00Z">
            <w:rPr>
              <w:rFonts w:ascii="Calibri" w:hAnsi="Calibri" w:cs="Calibri"/>
              <w:noProof/>
              <w:szCs w:val="24"/>
            </w:rPr>
          </w:rPrChange>
        </w:rPr>
        <w:t xml:space="preserve">Lacquaniti, F., Bosco, G., Gravano, S., Indovina, I., La Scaleia, B., Maffei, V., &amp; Zago, M. (2015). </w:t>
      </w:r>
      <w:r w:rsidRPr="00CB48E5">
        <w:rPr>
          <w:rFonts w:ascii="Calibri" w:hAnsi="Calibri" w:cs="Calibri"/>
          <w:noProof/>
          <w:szCs w:val="24"/>
        </w:rPr>
        <w:t xml:space="preserve">Gravity in the Brain as a Reference for Space and Time Perception. </w:t>
      </w:r>
      <w:r w:rsidRPr="00CB48E5">
        <w:rPr>
          <w:rFonts w:ascii="Calibri" w:hAnsi="Calibri" w:cs="Calibri"/>
          <w:i/>
          <w:iCs/>
          <w:noProof/>
          <w:szCs w:val="24"/>
        </w:rPr>
        <w:t>Multisensory Research</w:t>
      </w:r>
      <w:r w:rsidRPr="00CB48E5">
        <w:rPr>
          <w:rFonts w:ascii="Calibri" w:hAnsi="Calibri" w:cs="Calibri"/>
          <w:noProof/>
          <w:szCs w:val="24"/>
        </w:rPr>
        <w:t xml:space="preserve">, </w:t>
      </w:r>
      <w:r w:rsidRPr="00CB48E5">
        <w:rPr>
          <w:rFonts w:ascii="Calibri" w:hAnsi="Calibri" w:cs="Calibri"/>
          <w:i/>
          <w:iCs/>
          <w:noProof/>
          <w:szCs w:val="24"/>
        </w:rPr>
        <w:t>28</w:t>
      </w:r>
      <w:r w:rsidRPr="00CB48E5">
        <w:rPr>
          <w:rFonts w:ascii="Calibri" w:hAnsi="Calibri" w:cs="Calibri"/>
          <w:noProof/>
          <w:szCs w:val="24"/>
        </w:rPr>
        <w:t>(5–6), 397–426. https://doi.org/10.1163/22134808-00002471</w:t>
      </w:r>
    </w:p>
    <w:p w14:paraId="1BFD48C0"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Lacquaniti, F., Bosco, G., Indovina, I., La Scaleia, B., Maffei, V., Moscatelli, A., &amp; Zago, M. (2013). Visual gravitational motion and the vestibular system in humans. </w:t>
      </w:r>
      <w:r w:rsidRPr="00CB48E5">
        <w:rPr>
          <w:rFonts w:ascii="Calibri" w:hAnsi="Calibri" w:cs="Calibri"/>
          <w:i/>
          <w:iCs/>
          <w:noProof/>
          <w:szCs w:val="24"/>
        </w:rPr>
        <w:t>Frontiers in Integrative Neuroscience</w:t>
      </w:r>
      <w:r w:rsidRPr="00CB48E5">
        <w:rPr>
          <w:rFonts w:ascii="Calibri" w:hAnsi="Calibri" w:cs="Calibri"/>
          <w:noProof/>
          <w:szCs w:val="24"/>
        </w:rPr>
        <w:t xml:space="preserve">, </w:t>
      </w:r>
      <w:r w:rsidRPr="00CB48E5">
        <w:rPr>
          <w:rFonts w:ascii="Calibri" w:hAnsi="Calibri" w:cs="Calibri"/>
          <w:i/>
          <w:iCs/>
          <w:noProof/>
          <w:szCs w:val="24"/>
        </w:rPr>
        <w:t>7</w:t>
      </w:r>
      <w:r w:rsidRPr="00CB48E5">
        <w:rPr>
          <w:rFonts w:ascii="Calibri" w:hAnsi="Calibri" w:cs="Calibri"/>
          <w:noProof/>
          <w:szCs w:val="24"/>
        </w:rPr>
        <w:t>(December), 101. https://doi.org/10.3389/fnint.2013.00101</w:t>
      </w:r>
    </w:p>
    <w:p w14:paraId="5EDCB7C7"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López-Moliner, J., Field, D. T., &amp; Wann, J. P. (2007). Interceptive timing: prior knowledge matters. </w:t>
      </w:r>
      <w:r w:rsidRPr="00CB48E5">
        <w:rPr>
          <w:rFonts w:ascii="Calibri" w:hAnsi="Calibri" w:cs="Calibri"/>
          <w:i/>
          <w:iCs/>
          <w:noProof/>
          <w:szCs w:val="24"/>
        </w:rPr>
        <w:t>Journal of Vision</w:t>
      </w:r>
      <w:r w:rsidRPr="00CB48E5">
        <w:rPr>
          <w:rFonts w:ascii="Calibri" w:hAnsi="Calibri" w:cs="Calibri"/>
          <w:noProof/>
          <w:szCs w:val="24"/>
        </w:rPr>
        <w:t xml:space="preserve">, </w:t>
      </w:r>
      <w:r w:rsidRPr="00CB48E5">
        <w:rPr>
          <w:rFonts w:ascii="Calibri" w:hAnsi="Calibri" w:cs="Calibri"/>
          <w:i/>
          <w:iCs/>
          <w:noProof/>
          <w:szCs w:val="24"/>
        </w:rPr>
        <w:t>7</w:t>
      </w:r>
      <w:r w:rsidRPr="00CB48E5">
        <w:rPr>
          <w:rFonts w:ascii="Calibri" w:hAnsi="Calibri" w:cs="Calibri"/>
          <w:noProof/>
          <w:szCs w:val="24"/>
        </w:rPr>
        <w:t>, 1–8. https://doi.org/10.1167/7.13.11</w:t>
      </w:r>
    </w:p>
    <w:p w14:paraId="548338D0"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McIntyre, J, Zago, M., &amp; Berthoz, A. (2001). Does the Brain Model Newton’s Laws. </w:t>
      </w:r>
      <w:r w:rsidRPr="00CB48E5">
        <w:rPr>
          <w:rFonts w:ascii="Calibri" w:hAnsi="Calibri" w:cs="Calibri"/>
          <w:i/>
          <w:iCs/>
          <w:noProof/>
          <w:szCs w:val="24"/>
        </w:rPr>
        <w:t>Nature Neuroscience</w:t>
      </w:r>
      <w:r w:rsidRPr="00CB48E5">
        <w:rPr>
          <w:rFonts w:ascii="Calibri" w:hAnsi="Calibri" w:cs="Calibri"/>
          <w:noProof/>
          <w:szCs w:val="24"/>
        </w:rPr>
        <w:t xml:space="preserve">, </w:t>
      </w:r>
      <w:r w:rsidRPr="00CB48E5">
        <w:rPr>
          <w:rFonts w:ascii="Calibri" w:hAnsi="Calibri" w:cs="Calibri"/>
          <w:i/>
          <w:iCs/>
          <w:noProof/>
          <w:szCs w:val="24"/>
        </w:rPr>
        <w:t>12</w:t>
      </w:r>
      <w:r w:rsidRPr="00CB48E5">
        <w:rPr>
          <w:rFonts w:ascii="Calibri" w:hAnsi="Calibri" w:cs="Calibri"/>
          <w:noProof/>
          <w:szCs w:val="24"/>
        </w:rPr>
        <w:t>(17), 109–110. https://doi.org/10.1097/00001756-200112040-00004</w:t>
      </w:r>
    </w:p>
    <w:p w14:paraId="49277681"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McIntyre, Joseph, Zago, M., Berthoz, A., &amp; Lacquaniti, F. (2003). The Brain as a Predictor: On Catching Flying Balls in Zero-G. In J. C. Buckey &amp; J. L. Homick (Eds.), </w:t>
      </w:r>
      <w:r w:rsidRPr="00CB48E5">
        <w:rPr>
          <w:rFonts w:ascii="Calibri" w:hAnsi="Calibri" w:cs="Calibri"/>
          <w:i/>
          <w:iCs/>
          <w:noProof/>
          <w:szCs w:val="24"/>
        </w:rPr>
        <w:t>The Neurolab Spacelab Mission: Neuroscience Research in Space</w:t>
      </w:r>
      <w:r w:rsidRPr="00CB48E5">
        <w:rPr>
          <w:rFonts w:ascii="Calibri" w:hAnsi="Calibri" w:cs="Calibri"/>
          <w:noProof/>
          <w:szCs w:val="24"/>
        </w:rPr>
        <w:t xml:space="preserve"> (pp. 55–61). National Aeronautics and Space Administration, Lyndon B. Johnson Space Center.</w:t>
      </w:r>
    </w:p>
    <w:p w14:paraId="09F9FEC5"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Messing, R., &amp; Durgin, F. H. (2005). Distance Perception and the Visual Horizon in Head-Mounted Displays. </w:t>
      </w:r>
      <w:r w:rsidRPr="00CB48E5">
        <w:rPr>
          <w:rFonts w:ascii="Calibri" w:hAnsi="Calibri" w:cs="Calibri"/>
          <w:i/>
          <w:iCs/>
          <w:noProof/>
          <w:szCs w:val="24"/>
        </w:rPr>
        <w:t>ACM Transactions on Applied Perception</w:t>
      </w:r>
      <w:r w:rsidRPr="00CB48E5">
        <w:rPr>
          <w:rFonts w:ascii="Calibri" w:hAnsi="Calibri" w:cs="Calibri"/>
          <w:noProof/>
          <w:szCs w:val="24"/>
        </w:rPr>
        <w:t xml:space="preserve">, </w:t>
      </w:r>
      <w:r w:rsidRPr="00CB48E5">
        <w:rPr>
          <w:rFonts w:ascii="Calibri" w:hAnsi="Calibri" w:cs="Calibri"/>
          <w:i/>
          <w:iCs/>
          <w:noProof/>
          <w:szCs w:val="24"/>
        </w:rPr>
        <w:t>2</w:t>
      </w:r>
      <w:r w:rsidRPr="00CB48E5">
        <w:rPr>
          <w:rFonts w:ascii="Calibri" w:hAnsi="Calibri" w:cs="Calibri"/>
          <w:noProof/>
          <w:szCs w:val="24"/>
        </w:rPr>
        <w:t>(3), 234–250. https://doi.org/10.1145/1077399.1077403</w:t>
      </w:r>
    </w:p>
    <w:p w14:paraId="56AF7F1E"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CB48E5">
        <w:rPr>
          <w:rFonts w:ascii="Calibri" w:hAnsi="Calibri" w:cs="Calibri"/>
          <w:i/>
          <w:iCs/>
          <w:noProof/>
          <w:szCs w:val="24"/>
        </w:rPr>
        <w:t>Experimental Brain Research</w:t>
      </w:r>
      <w:r w:rsidRPr="00CB48E5">
        <w:rPr>
          <w:rFonts w:ascii="Calibri" w:hAnsi="Calibri" w:cs="Calibri"/>
          <w:noProof/>
          <w:szCs w:val="24"/>
        </w:rPr>
        <w:t xml:space="preserve">, </w:t>
      </w:r>
      <w:r w:rsidRPr="00CB48E5">
        <w:rPr>
          <w:rFonts w:ascii="Calibri" w:hAnsi="Calibri" w:cs="Calibri"/>
          <w:i/>
          <w:iCs/>
          <w:noProof/>
          <w:szCs w:val="24"/>
        </w:rPr>
        <w:t>232</w:t>
      </w:r>
      <w:r w:rsidRPr="00CB48E5">
        <w:rPr>
          <w:rFonts w:ascii="Calibri" w:hAnsi="Calibri" w:cs="Calibri"/>
          <w:noProof/>
          <w:szCs w:val="24"/>
        </w:rPr>
        <w:t>(12), 3803–3811. https://doi.org/10.1007/s00221-014-4050-6</w:t>
      </w:r>
    </w:p>
    <w:p w14:paraId="25AC7A8A"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Neupärtl, N., Tatai, F., &amp; Rothkopf, C. A. (2020). Intuitive physical reasoning about objects ’ masses transfers to a visuomotor decision task consistent with Newtonian physics Author summary. </w:t>
      </w:r>
      <w:r w:rsidRPr="00CB48E5">
        <w:rPr>
          <w:rFonts w:ascii="Calibri" w:hAnsi="Calibri" w:cs="Calibri"/>
          <w:i/>
          <w:iCs/>
          <w:noProof/>
          <w:szCs w:val="24"/>
        </w:rPr>
        <w:t>BioRxiv</w:t>
      </w:r>
      <w:r w:rsidRPr="00CB48E5">
        <w:rPr>
          <w:rFonts w:ascii="Calibri" w:hAnsi="Calibri" w:cs="Calibri"/>
          <w:noProof/>
          <w:szCs w:val="24"/>
        </w:rPr>
        <w:t>, 1–32.</w:t>
      </w:r>
    </w:p>
    <w:p w14:paraId="64E5D566"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lastRenderedPageBreak/>
        <w:t xml:space="preserve">Okubo, H., &amp; Hubbard, M. (2010). Identification of basketball parameters for a simulation model. </w:t>
      </w:r>
      <w:r w:rsidRPr="00CB48E5">
        <w:rPr>
          <w:rFonts w:ascii="Calibri" w:hAnsi="Calibri" w:cs="Calibri"/>
          <w:i/>
          <w:iCs/>
          <w:noProof/>
          <w:szCs w:val="24"/>
        </w:rPr>
        <w:t>Procedia Engineering</w:t>
      </w:r>
      <w:r w:rsidRPr="00CB48E5">
        <w:rPr>
          <w:rFonts w:ascii="Calibri" w:hAnsi="Calibri" w:cs="Calibri"/>
          <w:noProof/>
          <w:szCs w:val="24"/>
        </w:rPr>
        <w:t xml:space="preserve">, </w:t>
      </w:r>
      <w:r w:rsidRPr="00CB48E5">
        <w:rPr>
          <w:rFonts w:ascii="Calibri" w:hAnsi="Calibri" w:cs="Calibri"/>
          <w:i/>
          <w:iCs/>
          <w:noProof/>
          <w:szCs w:val="24"/>
        </w:rPr>
        <w:t>2</w:t>
      </w:r>
      <w:r w:rsidRPr="00CB48E5">
        <w:rPr>
          <w:rFonts w:ascii="Calibri" w:hAnsi="Calibri" w:cs="Calibri"/>
          <w:noProof/>
          <w:szCs w:val="24"/>
        </w:rPr>
        <w:t>(2), 3281–3286. https://doi.org/10.1016/j.proeng.2010.04.145</w:t>
      </w:r>
    </w:p>
    <w:p w14:paraId="60389F04"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Peters, M. A. K., Ma, W. J., &amp; Shams, L. (2016). The Size-Weight Illusion is not anti-Bayesian after all: a unifying Bayesian account. </w:t>
      </w:r>
      <w:r w:rsidRPr="00CB48E5">
        <w:rPr>
          <w:rFonts w:ascii="Calibri" w:hAnsi="Calibri" w:cs="Calibri"/>
          <w:i/>
          <w:iCs/>
          <w:noProof/>
          <w:szCs w:val="24"/>
        </w:rPr>
        <w:t>PeerJ</w:t>
      </w:r>
      <w:r w:rsidRPr="00CB48E5">
        <w:rPr>
          <w:rFonts w:ascii="Calibri" w:hAnsi="Calibri" w:cs="Calibri"/>
          <w:noProof/>
          <w:szCs w:val="24"/>
        </w:rPr>
        <w:t xml:space="preserve">, </w:t>
      </w:r>
      <w:r w:rsidRPr="00CB48E5">
        <w:rPr>
          <w:rFonts w:ascii="Calibri" w:hAnsi="Calibri" w:cs="Calibri"/>
          <w:i/>
          <w:iCs/>
          <w:noProof/>
          <w:szCs w:val="24"/>
        </w:rPr>
        <w:t>4</w:t>
      </w:r>
      <w:r w:rsidRPr="00CB48E5">
        <w:rPr>
          <w:rFonts w:ascii="Calibri" w:hAnsi="Calibri" w:cs="Calibri"/>
          <w:noProof/>
          <w:szCs w:val="24"/>
        </w:rPr>
        <w:t>, e2124. https://doi.org/10.7717/peerj.2124</w:t>
      </w:r>
    </w:p>
    <w:p w14:paraId="77394B0B"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R Core Team. (2017). </w:t>
      </w:r>
      <w:r w:rsidRPr="00CB48E5">
        <w:rPr>
          <w:rFonts w:ascii="Calibri" w:hAnsi="Calibri" w:cs="Calibri"/>
          <w:i/>
          <w:iCs/>
          <w:noProof/>
          <w:szCs w:val="24"/>
        </w:rPr>
        <w:t>A Language and Environment for Statistical Computing. R Foundation for Statistical Computing,</w:t>
      </w:r>
      <w:r w:rsidRPr="00CB48E5">
        <w:rPr>
          <w:rFonts w:ascii="Calibri" w:hAnsi="Calibri" w:cs="Calibri"/>
          <w:noProof/>
          <w:szCs w:val="24"/>
        </w:rPr>
        <w:t>. Retrieved from http://www.r-project.org/.</w:t>
      </w:r>
    </w:p>
    <w:p w14:paraId="6C00E918"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Senot, P., Zago, M., Lacquaniti, F., &amp; McIntyre, J. (2005). Anticipating the Effects of Gravity When Intercepting Moving Objects: Differentiating Up and Down Based on Nonvisual Cues. </w:t>
      </w:r>
      <w:r w:rsidRPr="00CB48E5">
        <w:rPr>
          <w:rFonts w:ascii="Calibri" w:hAnsi="Calibri" w:cs="Calibri"/>
          <w:i/>
          <w:iCs/>
          <w:noProof/>
          <w:szCs w:val="24"/>
        </w:rPr>
        <w:t>Journal of Neurophysiology</w:t>
      </w:r>
      <w:r w:rsidRPr="00CB48E5">
        <w:rPr>
          <w:rFonts w:ascii="Calibri" w:hAnsi="Calibri" w:cs="Calibri"/>
          <w:noProof/>
          <w:szCs w:val="24"/>
        </w:rPr>
        <w:t xml:space="preserve">, </w:t>
      </w:r>
      <w:r w:rsidRPr="00CB48E5">
        <w:rPr>
          <w:rFonts w:ascii="Calibri" w:hAnsi="Calibri" w:cs="Calibri"/>
          <w:i/>
          <w:iCs/>
          <w:noProof/>
          <w:szCs w:val="24"/>
        </w:rPr>
        <w:t>94</w:t>
      </w:r>
      <w:r w:rsidRPr="00CB48E5">
        <w:rPr>
          <w:rFonts w:ascii="Calibri" w:hAnsi="Calibri" w:cs="Calibri"/>
          <w:noProof/>
          <w:szCs w:val="24"/>
        </w:rPr>
        <w:t>(6), 4471–4480. https://doi.org/10.1152/jn.00527.2005</w:t>
      </w:r>
    </w:p>
    <w:p w14:paraId="79FB208C"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CB48E5">
        <w:rPr>
          <w:rFonts w:ascii="Calibri" w:hAnsi="Calibri" w:cs="Calibri"/>
          <w:i/>
          <w:iCs/>
          <w:noProof/>
          <w:szCs w:val="24"/>
        </w:rPr>
        <w:t>Journal of Neuroscience</w:t>
      </w:r>
      <w:r w:rsidRPr="00CB48E5">
        <w:rPr>
          <w:rFonts w:ascii="Calibri" w:hAnsi="Calibri" w:cs="Calibri"/>
          <w:noProof/>
          <w:szCs w:val="24"/>
        </w:rPr>
        <w:t xml:space="preserve">, </w:t>
      </w:r>
      <w:r w:rsidRPr="00CB48E5">
        <w:rPr>
          <w:rFonts w:ascii="Calibri" w:hAnsi="Calibri" w:cs="Calibri"/>
          <w:i/>
          <w:iCs/>
          <w:noProof/>
          <w:szCs w:val="24"/>
        </w:rPr>
        <w:t>32</w:t>
      </w:r>
      <w:r w:rsidRPr="00CB48E5">
        <w:rPr>
          <w:rFonts w:ascii="Calibri" w:hAnsi="Calibri" w:cs="Calibri"/>
          <w:noProof/>
          <w:szCs w:val="24"/>
        </w:rPr>
        <w:t>(6), 1969–1973. https://doi.org/10.1523/JNEUROSCI.3886-11.2012</w:t>
      </w:r>
    </w:p>
    <w:p w14:paraId="321C8B2E"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Stan Development Team. (2016). </w:t>
      </w:r>
      <w:r w:rsidRPr="00CB48E5">
        <w:rPr>
          <w:rFonts w:ascii="Calibri" w:hAnsi="Calibri" w:cs="Calibri"/>
          <w:i/>
          <w:iCs/>
          <w:noProof/>
          <w:szCs w:val="24"/>
        </w:rPr>
        <w:t>Stan: the R interface to Stan. R package version 2.14.1</w:t>
      </w:r>
      <w:r w:rsidRPr="00CB48E5">
        <w:rPr>
          <w:rFonts w:ascii="Calibri" w:hAnsi="Calibri" w:cs="Calibri"/>
          <w:noProof/>
          <w:szCs w:val="24"/>
        </w:rPr>
        <w:t>. 1–23. Retrieved from http://mc-stan.org</w:t>
      </w:r>
    </w:p>
    <w:p w14:paraId="0C1421FB"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Vallortigara, G., &amp; Regolin, L. (2007). Gravity bias in the interpretation of biological motion by inexperienced chicks. </w:t>
      </w:r>
      <w:r w:rsidRPr="00CB48E5">
        <w:rPr>
          <w:rFonts w:ascii="Calibri" w:hAnsi="Calibri" w:cs="Calibri"/>
          <w:i/>
          <w:iCs/>
          <w:noProof/>
          <w:szCs w:val="24"/>
        </w:rPr>
        <w:t>Current Biology</w:t>
      </w:r>
      <w:r w:rsidRPr="00CB48E5">
        <w:rPr>
          <w:rFonts w:ascii="Calibri" w:hAnsi="Calibri" w:cs="Calibri"/>
          <w:noProof/>
          <w:szCs w:val="24"/>
        </w:rPr>
        <w:t xml:space="preserve">, </w:t>
      </w:r>
      <w:r w:rsidRPr="00CB48E5">
        <w:rPr>
          <w:rFonts w:ascii="Calibri" w:hAnsi="Calibri" w:cs="Calibri"/>
          <w:i/>
          <w:iCs/>
          <w:noProof/>
          <w:szCs w:val="24"/>
        </w:rPr>
        <w:t>16</w:t>
      </w:r>
      <w:r w:rsidRPr="00CB48E5">
        <w:rPr>
          <w:rFonts w:ascii="Calibri" w:hAnsi="Calibri" w:cs="Calibri"/>
          <w:noProof/>
          <w:szCs w:val="24"/>
        </w:rPr>
        <w:t>(September), R279–R280.</w:t>
      </w:r>
    </w:p>
    <w:p w14:paraId="7B684B7C"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Wilson, A. D., &amp; Golonka, S. (2013). Embodied Cognition is Not What you Think it is. </w:t>
      </w:r>
      <w:r w:rsidRPr="00CB48E5">
        <w:rPr>
          <w:rFonts w:ascii="Calibri" w:hAnsi="Calibri" w:cs="Calibri"/>
          <w:i/>
          <w:iCs/>
          <w:noProof/>
          <w:szCs w:val="24"/>
        </w:rPr>
        <w:t>Frontiers in Psychology</w:t>
      </w:r>
      <w:r w:rsidRPr="00CB48E5">
        <w:rPr>
          <w:rFonts w:ascii="Calibri" w:hAnsi="Calibri" w:cs="Calibri"/>
          <w:noProof/>
          <w:szCs w:val="24"/>
        </w:rPr>
        <w:t xml:space="preserve">, </w:t>
      </w:r>
      <w:r w:rsidRPr="00CB48E5">
        <w:rPr>
          <w:rFonts w:ascii="Calibri" w:hAnsi="Calibri" w:cs="Calibri"/>
          <w:i/>
          <w:iCs/>
          <w:noProof/>
          <w:szCs w:val="24"/>
        </w:rPr>
        <w:t>4</w:t>
      </w:r>
      <w:r w:rsidRPr="00CB48E5">
        <w:rPr>
          <w:rFonts w:ascii="Calibri" w:hAnsi="Calibri" w:cs="Calibri"/>
          <w:noProof/>
          <w:szCs w:val="24"/>
        </w:rPr>
        <w:t>(February), 1–13. https://doi.org/10.3389/fpsyg.2013.00058</w:t>
      </w:r>
    </w:p>
    <w:p w14:paraId="6B24C1D1"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CB48E5">
        <w:rPr>
          <w:rFonts w:ascii="Calibri" w:hAnsi="Calibri" w:cs="Calibri"/>
          <w:i/>
          <w:iCs/>
          <w:noProof/>
          <w:szCs w:val="24"/>
        </w:rPr>
        <w:t>Journal of Neurophysiology</w:t>
      </w:r>
      <w:r w:rsidRPr="00CB48E5">
        <w:rPr>
          <w:rFonts w:ascii="Calibri" w:hAnsi="Calibri" w:cs="Calibri"/>
          <w:noProof/>
          <w:szCs w:val="24"/>
        </w:rPr>
        <w:t xml:space="preserve">, </w:t>
      </w:r>
      <w:r w:rsidRPr="00CB48E5">
        <w:rPr>
          <w:rFonts w:ascii="Calibri" w:hAnsi="Calibri" w:cs="Calibri"/>
          <w:i/>
          <w:iCs/>
          <w:noProof/>
          <w:szCs w:val="24"/>
        </w:rPr>
        <w:t>91</w:t>
      </w:r>
      <w:r w:rsidRPr="00CB48E5">
        <w:rPr>
          <w:rFonts w:ascii="Calibri" w:hAnsi="Calibri" w:cs="Calibri"/>
          <w:noProof/>
          <w:szCs w:val="24"/>
        </w:rPr>
        <w:t>(4), 1620–1634. https://doi.org/10.1152/jn.00862.2003</w:t>
      </w:r>
    </w:p>
    <w:p w14:paraId="7C2C4CCF"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CB48E5">
        <w:rPr>
          <w:rFonts w:ascii="Calibri" w:hAnsi="Calibri" w:cs="Calibri"/>
          <w:i/>
          <w:iCs/>
          <w:noProof/>
          <w:szCs w:val="24"/>
        </w:rPr>
        <w:t>Journal of Neurophysiology</w:t>
      </w:r>
      <w:r w:rsidRPr="00CB48E5">
        <w:rPr>
          <w:rFonts w:ascii="Calibri" w:hAnsi="Calibri" w:cs="Calibri"/>
          <w:noProof/>
          <w:szCs w:val="24"/>
        </w:rPr>
        <w:t xml:space="preserve">, </w:t>
      </w:r>
      <w:r w:rsidRPr="00CB48E5">
        <w:rPr>
          <w:rFonts w:ascii="Calibri" w:hAnsi="Calibri" w:cs="Calibri"/>
          <w:i/>
          <w:iCs/>
          <w:noProof/>
          <w:szCs w:val="24"/>
        </w:rPr>
        <w:t>93</w:t>
      </w:r>
      <w:r w:rsidRPr="00CB48E5">
        <w:rPr>
          <w:rFonts w:ascii="Calibri" w:hAnsi="Calibri" w:cs="Calibri"/>
          <w:noProof/>
          <w:szCs w:val="24"/>
        </w:rPr>
        <w:t>(2), 1055–1068. https://doi.org/10.1152/jn.00833.2004</w:t>
      </w:r>
    </w:p>
    <w:p w14:paraId="4A8B91F7"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Zago, M., La Scaleia, B., Miller, W. L., &amp; Lacquaniti, F. (2011). Coherence of structural visual cues and pictorial gravity paves the way for interceptive actions. </w:t>
      </w:r>
      <w:r w:rsidRPr="00CB48E5">
        <w:rPr>
          <w:rFonts w:ascii="Calibri" w:hAnsi="Calibri" w:cs="Calibri"/>
          <w:i/>
          <w:iCs/>
          <w:noProof/>
          <w:szCs w:val="24"/>
        </w:rPr>
        <w:t>Journal of Vision</w:t>
      </w:r>
      <w:r w:rsidRPr="00CB48E5">
        <w:rPr>
          <w:rFonts w:ascii="Calibri" w:hAnsi="Calibri" w:cs="Calibri"/>
          <w:noProof/>
          <w:szCs w:val="24"/>
        </w:rPr>
        <w:t xml:space="preserve">, </w:t>
      </w:r>
      <w:r w:rsidRPr="00CB48E5">
        <w:rPr>
          <w:rFonts w:ascii="Calibri" w:hAnsi="Calibri" w:cs="Calibri"/>
          <w:i/>
          <w:iCs/>
          <w:noProof/>
          <w:szCs w:val="24"/>
        </w:rPr>
        <w:t>11</w:t>
      </w:r>
      <w:r w:rsidRPr="00CB48E5">
        <w:rPr>
          <w:rFonts w:ascii="Calibri" w:hAnsi="Calibri" w:cs="Calibri"/>
          <w:noProof/>
          <w:szCs w:val="24"/>
        </w:rPr>
        <w:t>(10), 1–10. https://doi.org/10.1167/11.10.13.Introduction</w:t>
      </w:r>
    </w:p>
    <w:p w14:paraId="676B98CE"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szCs w:val="24"/>
        </w:rPr>
      </w:pPr>
      <w:r w:rsidRPr="00CB48E5">
        <w:rPr>
          <w:rFonts w:ascii="Calibri" w:hAnsi="Calibri" w:cs="Calibri"/>
          <w:noProof/>
          <w:szCs w:val="24"/>
        </w:rPr>
        <w:t xml:space="preserve">Zago, M., McIntyre, J., Senot, P., &amp; Lacquaniti, F. (2008). Internal models and prediction of visual gravitational motion. </w:t>
      </w:r>
      <w:r w:rsidRPr="00CB48E5">
        <w:rPr>
          <w:rFonts w:ascii="Calibri" w:hAnsi="Calibri" w:cs="Calibri"/>
          <w:i/>
          <w:iCs/>
          <w:noProof/>
          <w:szCs w:val="24"/>
        </w:rPr>
        <w:t>Vision Research</w:t>
      </w:r>
      <w:r w:rsidRPr="00CB48E5">
        <w:rPr>
          <w:rFonts w:ascii="Calibri" w:hAnsi="Calibri" w:cs="Calibri"/>
          <w:noProof/>
          <w:szCs w:val="24"/>
        </w:rPr>
        <w:t xml:space="preserve">, </w:t>
      </w:r>
      <w:r w:rsidRPr="00CB48E5">
        <w:rPr>
          <w:rFonts w:ascii="Calibri" w:hAnsi="Calibri" w:cs="Calibri"/>
          <w:i/>
          <w:iCs/>
          <w:noProof/>
          <w:szCs w:val="24"/>
        </w:rPr>
        <w:t>48</w:t>
      </w:r>
      <w:r w:rsidRPr="00CB48E5">
        <w:rPr>
          <w:rFonts w:ascii="Calibri" w:hAnsi="Calibri" w:cs="Calibri"/>
          <w:noProof/>
          <w:szCs w:val="24"/>
        </w:rPr>
        <w:t>(14), 1532–1538. https://doi.org/10.1016/j.visres.2008.04.005</w:t>
      </w:r>
    </w:p>
    <w:p w14:paraId="25D1FC24" w14:textId="77777777" w:rsidR="00CB48E5" w:rsidRPr="00CB48E5" w:rsidRDefault="00CB48E5" w:rsidP="00CB48E5">
      <w:pPr>
        <w:widowControl w:val="0"/>
        <w:autoSpaceDE w:val="0"/>
        <w:autoSpaceDN w:val="0"/>
        <w:adjustRightInd w:val="0"/>
        <w:spacing w:line="240" w:lineRule="auto"/>
        <w:ind w:left="480" w:hanging="480"/>
        <w:rPr>
          <w:rFonts w:ascii="Calibri" w:hAnsi="Calibri" w:cs="Calibri"/>
          <w:noProof/>
        </w:rPr>
      </w:pPr>
      <w:r w:rsidRPr="00CB48E5">
        <w:rPr>
          <w:rFonts w:ascii="Calibri" w:hAnsi="Calibri" w:cs="Calibri"/>
          <w:noProof/>
          <w:szCs w:val="24"/>
        </w:rPr>
        <w:t xml:space="preserve">Zago, M., McIntyre, J., Senot, P., &amp; Lacquaniti, F. (2009). Visuo-motor coordination and internal models for object interception. </w:t>
      </w:r>
      <w:r w:rsidRPr="00CB48E5">
        <w:rPr>
          <w:rFonts w:ascii="Calibri" w:hAnsi="Calibri" w:cs="Calibri"/>
          <w:i/>
          <w:iCs/>
          <w:noProof/>
          <w:szCs w:val="24"/>
        </w:rPr>
        <w:t>Experimental Brain Research</w:t>
      </w:r>
      <w:r w:rsidRPr="00CB48E5">
        <w:rPr>
          <w:rFonts w:ascii="Calibri" w:hAnsi="Calibri" w:cs="Calibri"/>
          <w:noProof/>
          <w:szCs w:val="24"/>
        </w:rPr>
        <w:t xml:space="preserve">, </w:t>
      </w:r>
      <w:r w:rsidRPr="00CB48E5">
        <w:rPr>
          <w:rFonts w:ascii="Calibri" w:hAnsi="Calibri" w:cs="Calibri"/>
          <w:i/>
          <w:iCs/>
          <w:noProof/>
          <w:szCs w:val="24"/>
        </w:rPr>
        <w:t>192</w:t>
      </w:r>
      <w:r w:rsidRPr="00CB48E5">
        <w:rPr>
          <w:rFonts w:ascii="Calibri" w:hAnsi="Calibri" w:cs="Calibri"/>
          <w:noProof/>
          <w:szCs w:val="24"/>
        </w:rPr>
        <w:t>, 571–604. https://doi.org/10.1007/s00221-008-1691-3</w:t>
      </w:r>
    </w:p>
    <w:p w14:paraId="2D2D712A" w14:textId="7515ED2F" w:rsidR="00143A8E" w:rsidRDefault="00410C3D" w:rsidP="003F4A3B">
      <w:pPr>
        <w:jc w:val="both"/>
      </w:pPr>
      <w:r>
        <w:fldChar w:fldCharType="end"/>
      </w:r>
    </w:p>
    <w:p w14:paraId="6D4414AD" w14:textId="77777777" w:rsidR="000244CD" w:rsidRDefault="00217239" w:rsidP="00A84BFB">
      <w:pPr>
        <w:pStyle w:val="Caption"/>
        <w:keepNext/>
        <w:jc w:val="both"/>
      </w:pPr>
      <w:r w:rsidRPr="00090216">
        <w:rPr>
          <w:b/>
          <w:bCs/>
          <w:noProof/>
          <w:rPrChange w:id="205" w:author="Borja Aguado Ramirez" w:date="2020-05-14T17:42:00Z">
            <w:rPr>
              <w:noProof/>
            </w:rPr>
          </w:rPrChange>
        </w:rPr>
        <w:lastRenderedPageBreak/>
        <w:drawing>
          <wp:inline distT="0" distB="0" distL="0" distR="0" wp14:anchorId="3ADEEAC2" wp14:editId="5801E373">
            <wp:extent cx="6257925" cy="4693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261676" cy="4696256"/>
                    </a:xfrm>
                    <a:prstGeom prst="rect">
                      <a:avLst/>
                    </a:prstGeom>
                    <a:noFill/>
                    <a:ln>
                      <a:noFill/>
                    </a:ln>
                  </pic:spPr>
                </pic:pic>
              </a:graphicData>
            </a:graphic>
          </wp:inline>
        </w:drawing>
      </w:r>
    </w:p>
    <w:p w14:paraId="65390F25" w14:textId="57170705" w:rsidR="00217239" w:rsidRDefault="000244CD" w:rsidP="00A84BFB">
      <w:pPr>
        <w:pStyle w:val="Caption"/>
        <w:jc w:val="both"/>
      </w:pPr>
      <w:bookmarkStart w:id="206" w:name="_Ref37724857"/>
      <w:r>
        <w:t xml:space="preserve">Complementary Figure </w:t>
      </w:r>
      <w:fldSimple w:instr=" SEQ Complementary_Figure \* ARABIC ">
        <w:r>
          <w:rPr>
            <w:noProof/>
          </w:rPr>
          <w:t>1</w:t>
        </w:r>
      </w:fldSimple>
      <w:bookmarkEnd w:id="206"/>
      <w:r>
        <w:t>: Response distributions for the Timing Error Ratio (A) and the Spatial Error Ratio (B) for each participant (different subpanels).</w:t>
      </w:r>
      <w:r w:rsidR="00EB30C6">
        <w:t xml:space="preserve"> The intermittent grey line denotes perfect accuracy.</w:t>
      </w:r>
      <w:r w:rsidR="005C4A79">
        <w:t xml:space="preserve"> S02 and s04 were removed from analysis</w:t>
      </w:r>
      <w:r w:rsidR="00E55323">
        <w:t xml:space="preserve"> because of their atypical timing error</w:t>
      </w:r>
      <w:r w:rsidR="00E64EC1">
        <w:t xml:space="preserve"> distribution</w:t>
      </w:r>
      <w:r w:rsidR="00E55323">
        <w:t>.</w:t>
      </w:r>
    </w:p>
    <w:sectPr w:rsidR="002172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Borja Aguado Ramirez" w:date="2020-05-15T05:40:00Z" w:initials="BAR">
    <w:p w14:paraId="298D8135" w14:textId="55BFAE73" w:rsidR="00145A1C" w:rsidRDefault="00145A1C">
      <w:pPr>
        <w:pStyle w:val="CommentText"/>
      </w:pPr>
      <w:r>
        <w:rPr>
          <w:rStyle w:val="CommentReference"/>
        </w:rPr>
        <w:annotationRef/>
      </w:r>
      <w:r>
        <w:t>I recover</w:t>
      </w:r>
      <w:r w:rsidR="00E26BAE">
        <w:t>e</w:t>
      </w:r>
      <w:r>
        <w:t>d this from the discussion. I think it makes more sense to introduce the spatial and t</w:t>
      </w:r>
      <w:r w:rsidR="00E26BAE">
        <w:t>e</w:t>
      </w:r>
      <w:r>
        <w:t>mporal domain here before talking about hypothesis</w:t>
      </w:r>
    </w:p>
  </w:comment>
  <w:comment w:id="11" w:author="Björn Jörges" w:date="2020-05-15T19:26:00Z" w:initials="BJ">
    <w:p w14:paraId="5B325138" w14:textId="57C8A34C" w:rsidR="00145A1C" w:rsidRDefault="00145A1C">
      <w:pPr>
        <w:pStyle w:val="CommentText"/>
      </w:pPr>
      <w:r>
        <w:rPr>
          <w:rStyle w:val="CommentReference"/>
        </w:rPr>
        <w:annotationRef/>
      </w:r>
      <w:r>
        <w:t>Agreed</w:t>
      </w:r>
    </w:p>
  </w:comment>
  <w:comment w:id="38" w:author="Borja Aguado Ramirez" w:date="2020-05-15T04:39:00Z" w:initials="BAR">
    <w:p w14:paraId="604CCDA3" w14:textId="36206D3F" w:rsidR="00145A1C" w:rsidRDefault="00145A1C">
      <w:pPr>
        <w:pStyle w:val="CommentText"/>
      </w:pPr>
      <w:r>
        <w:rPr>
          <w:rStyle w:val="CommentReference"/>
        </w:rPr>
        <w:annotationRef/>
      </w:r>
      <w:r>
        <w:t>Changed B and C into speed vs. time to make a point in the discussion.</w:t>
      </w:r>
    </w:p>
  </w:comment>
  <w:comment w:id="39" w:author="Björn Jörges" w:date="2020-05-15T23:51:00Z" w:initials="BJ">
    <w:p w14:paraId="7E569239" w14:textId="53DB4F84" w:rsidR="00145A1C" w:rsidRDefault="00145A1C">
      <w:pPr>
        <w:pStyle w:val="CommentText"/>
      </w:pPr>
      <w:r>
        <w:rPr>
          <w:rStyle w:val="CommentReference"/>
        </w:rPr>
        <w:annotationRef/>
      </w:r>
      <w:r>
        <w:t>And I changed the plot somewhat to make the coloring and naming scheme more coherent (one color for one thing); also changed C into the difference between air drag and no airdrag so it would be easier to see (both were very close together)</w:t>
      </w:r>
    </w:p>
  </w:comment>
  <w:comment w:id="74" w:author="Joan López-Moliner" w:date="2020-05-04T11:08:00Z" w:initials="JM">
    <w:p w14:paraId="7F326BCF" w14:textId="48A2A4BD" w:rsidR="00145A1C" w:rsidRDefault="00145A1C">
      <w:pPr>
        <w:pStyle w:val="CommentText"/>
      </w:pPr>
      <w:r>
        <w:rPr>
          <w:rStyle w:val="CommentReference"/>
        </w:rPr>
        <w:annotationRef/>
      </w:r>
      <w:r>
        <w:t xml:space="preserve">I think that having only Ball Size in the test model is not the proper way to test hypothesis 2 related to air-drag. We should look at the interaction airdrag x ball size. Any effect you found in models (19) and (20) could have been related to other non-airdrag related effects. We know size affects perceived speed (also in depth which is not the case). </w:t>
      </w:r>
    </w:p>
  </w:comment>
  <w:comment w:id="75" w:author="Björn Jörges" w:date="2020-05-17T23:37:00Z" w:initials="BJ">
    <w:p w14:paraId="4CA3FE1C" w14:textId="42B5FCBB" w:rsidR="00795C86" w:rsidRDefault="00795C86">
      <w:pPr>
        <w:pStyle w:val="CommentText"/>
      </w:pPr>
      <w:r>
        <w:rPr>
          <w:rStyle w:val="CommentReference"/>
        </w:rPr>
        <w:annotationRef/>
      </w:r>
      <w:r>
        <w:t>Addressed</w:t>
      </w:r>
    </w:p>
  </w:comment>
  <w:comment w:id="154" w:author="Borja Aguado Ramirez" w:date="2020-05-15T05:45:00Z" w:initials="BAR">
    <w:p w14:paraId="112728B2" w14:textId="63DC544A" w:rsidR="00145A1C" w:rsidRDefault="00145A1C">
      <w:pPr>
        <w:pStyle w:val="CommentText"/>
      </w:pPr>
      <w:r>
        <w:rPr>
          <w:rStyle w:val="CommentReference"/>
        </w:rPr>
        <w:annotationRef/>
      </w:r>
      <w:r>
        <w:t>Combined the insets into one with the same scale to be comparable between conditions</w:t>
      </w:r>
    </w:p>
  </w:comment>
  <w:comment w:id="155" w:author="Björn Jörges" w:date="2020-05-16T02:50:00Z" w:initials="BJ">
    <w:p w14:paraId="7067023F" w14:textId="6C72783C" w:rsidR="00145A1C" w:rsidRDefault="00145A1C">
      <w:pPr>
        <w:pStyle w:val="CommentText"/>
      </w:pPr>
      <w:r>
        <w:rPr>
          <w:rStyle w:val="CommentReference"/>
        </w:rPr>
        <w:annotationRef/>
      </w:r>
      <w:r>
        <w:t xml:space="preserve">Aaaand I moved them to the side … probably easier to </w:t>
      </w:r>
      <w:r w:rsidR="009F47A0">
        <w:t>appreciate</w:t>
      </w:r>
      <w:r>
        <w:t xml:space="preserve"> like this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74" w:author="Björn Jörges" w:date="2020-04-15T10:13:00Z" w:initials="BJ">
    <w:p w14:paraId="40FB1B83" w14:textId="5787AA9A" w:rsidR="00145A1C" w:rsidRDefault="00145A1C">
      <w:pPr>
        <w:pStyle w:val="CommentText"/>
      </w:pPr>
      <w:r>
        <w:rPr>
          <w:rStyle w:val="CommentReference"/>
        </w:rPr>
        <w:annotationRef/>
      </w:r>
      <w:r>
        <w:t>Kept to a minimum, since Hypothesis 2 was not supported</w:t>
      </w:r>
    </w:p>
  </w:comment>
  <w:comment w:id="175" w:author="Björn Jörges" w:date="2020-04-15T10:13:00Z" w:initials="BJ">
    <w:p w14:paraId="39E14699" w14:textId="77777777" w:rsidR="00145A1C" w:rsidRDefault="00145A1C" w:rsidP="009E4144">
      <w:pPr>
        <w:pStyle w:val="CommentText"/>
      </w:pPr>
      <w:r>
        <w:rPr>
          <w:rStyle w:val="CommentReference"/>
        </w:rPr>
        <w:annotationRef/>
      </w:r>
      <w:r>
        <w:rPr>
          <w:rStyle w:val="CommentReference"/>
        </w:rPr>
        <w:annotationRef/>
      </w:r>
      <w:r>
        <w:rPr>
          <w:rStyle w:val="CommentReference"/>
        </w:rPr>
        <w:annotationRef/>
      </w:r>
      <w:r>
        <w:t>We also removed the exploratory analyses to streamline the paper and focus on the research question</w:t>
      </w:r>
    </w:p>
    <w:p w14:paraId="184B9195" w14:textId="125E2697" w:rsidR="00145A1C" w:rsidRDefault="00145A1C">
      <w:pPr>
        <w:pStyle w:val="CommentText"/>
      </w:pPr>
    </w:p>
  </w:comment>
  <w:comment w:id="188" w:author="Björn Jörges" w:date="2020-04-15T08:51:00Z" w:initials="BJ">
    <w:p w14:paraId="11256BDF" w14:textId="77736068" w:rsidR="00145A1C" w:rsidRDefault="00145A1C">
      <w:pPr>
        <w:pStyle w:val="CommentText"/>
      </w:pPr>
      <w:r>
        <w:rPr>
          <w:rStyle w:val="CommentReference"/>
        </w:rPr>
        <w:annotationRef/>
      </w:r>
      <w:r>
        <w:t>These paragraphs are new</w:t>
      </w:r>
    </w:p>
  </w:comment>
  <w:comment w:id="191" w:author="Björn Jörges" w:date="2020-04-15T08:52:00Z" w:initials="BJ">
    <w:p w14:paraId="20466C3F" w14:textId="3AC7504A" w:rsidR="00145A1C" w:rsidRDefault="00145A1C">
      <w:pPr>
        <w:pStyle w:val="CommentText"/>
      </w:pPr>
      <w:r>
        <w:rPr>
          <w:rStyle w:val="CommentReference"/>
        </w:rPr>
        <w:annotationRef/>
      </w:r>
      <w:r>
        <w:t>This is new, too</w:t>
      </w:r>
    </w:p>
  </w:comment>
  <w:comment w:id="194" w:author="Björn Jörges" w:date="2020-04-15T08:52:00Z" w:initials="BJ">
    <w:p w14:paraId="0B5FE946" w14:textId="73020ED4" w:rsidR="00145A1C" w:rsidRPr="00285303" w:rsidRDefault="00145A1C">
      <w:pPr>
        <w:pStyle w:val="CommentText"/>
        <w:rPr>
          <w:lang w:val="es-ES"/>
        </w:rPr>
      </w:pPr>
      <w:r>
        <w:rPr>
          <w:rStyle w:val="CommentReference"/>
        </w:rPr>
        <w:annotationRef/>
      </w:r>
      <w:r w:rsidRPr="00285303">
        <w:rPr>
          <w:lang w:val="es-ES"/>
        </w:rPr>
        <w:t>Adapted to reflect the results</w:t>
      </w:r>
    </w:p>
  </w:comment>
  <w:comment w:id="195" w:author="Björn Jörges" w:date="2020-04-15T10:26:00Z" w:initials="BJ">
    <w:p w14:paraId="19DDEE5E" w14:textId="74D4AEF5" w:rsidR="00145A1C" w:rsidRPr="00C62312" w:rsidRDefault="00145A1C">
      <w:pPr>
        <w:pStyle w:val="CommentText"/>
        <w:rPr>
          <w:lang w:val="es-ES"/>
        </w:rPr>
      </w:pPr>
      <w:r>
        <w:rPr>
          <w:rStyle w:val="CommentReference"/>
        </w:rPr>
        <w:annotationRef/>
      </w:r>
      <w:r w:rsidRPr="00C62312">
        <w:rPr>
          <w:lang w:val="es-ES"/>
        </w:rPr>
        <w:t>Hi faltaria el teu funding,</w:t>
      </w:r>
      <w:r>
        <w:rPr>
          <w:lang w:val="es-ES"/>
        </w:rPr>
        <w:t xml:space="preserve"> no sé si encara és el mateix projecte del que tinc l’informació</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8D8135" w15:done="0"/>
  <w15:commentEx w15:paraId="5B325138" w15:paraIdParent="298D8135" w15:done="0"/>
  <w15:commentEx w15:paraId="604CCDA3" w15:done="0"/>
  <w15:commentEx w15:paraId="7E569239" w15:paraIdParent="604CCDA3" w15:done="0"/>
  <w15:commentEx w15:paraId="7F326BCF" w15:done="0"/>
  <w15:commentEx w15:paraId="4CA3FE1C" w15:paraIdParent="7F326BCF" w15:done="0"/>
  <w15:commentEx w15:paraId="112728B2" w15:done="0"/>
  <w15:commentEx w15:paraId="7067023F" w15:paraIdParent="112728B2" w15:done="0"/>
  <w15:commentEx w15:paraId="40FB1B83" w15:done="0"/>
  <w15:commentEx w15:paraId="184B9195" w15:done="0"/>
  <w15:commentEx w15:paraId="11256BDF" w15:done="0"/>
  <w15:commentEx w15:paraId="20466C3F" w15:done="0"/>
  <w15:commentEx w15:paraId="0B5FE946" w15:done="0"/>
  <w15:commentEx w15:paraId="19DDEE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96B6B" w16cex:dateUtc="2020-05-15T23:26:00Z"/>
  <w16cex:commentExtensible w16cex:durableId="2269A98F" w16cex:dateUtc="2020-05-16T03:51:00Z"/>
  <w16cex:commentExtensible w16cex:durableId="226C492F" w16cex:dateUtc="2020-05-18T03:37:00Z"/>
  <w16cex:commentExtensible w16cex:durableId="2269D388" w16cex:dateUtc="2020-05-16T06: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8D8135" w16cid:durableId="2268A9E1"/>
  <w16cid:commentId w16cid:paraId="5B325138" w16cid:durableId="22696B6B"/>
  <w16cid:commentId w16cid:paraId="604CCDA3" w16cid:durableId="22689B6A"/>
  <w16cid:commentId w16cid:paraId="7E569239" w16cid:durableId="2269A98F"/>
  <w16cid:commentId w16cid:paraId="7F326BCF" w16cid:durableId="225A7625"/>
  <w16cid:commentId w16cid:paraId="4CA3FE1C" w16cid:durableId="226C492F"/>
  <w16cid:commentId w16cid:paraId="112728B2" w16cid:durableId="2268AAF2"/>
  <w16cid:commentId w16cid:paraId="7067023F" w16cid:durableId="2269D388"/>
  <w16cid:commentId w16cid:paraId="40FB1B83" w16cid:durableId="22415CDC"/>
  <w16cid:commentId w16cid:paraId="184B9195" w16cid:durableId="22415CC7"/>
  <w16cid:commentId w16cid:paraId="11256BDF" w16cid:durableId="2241499F"/>
  <w16cid:commentId w16cid:paraId="20466C3F" w16cid:durableId="224149BD"/>
  <w16cid:commentId w16cid:paraId="0B5FE946" w16cid:durableId="224149C8"/>
  <w16cid:commentId w16cid:paraId="19DDEE5E" w16cid:durableId="22415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37A759" w14:textId="77777777" w:rsidR="00AF76E1" w:rsidRDefault="00AF76E1" w:rsidP="006C306C">
      <w:pPr>
        <w:spacing w:after="0" w:line="240" w:lineRule="auto"/>
      </w:pPr>
      <w:r>
        <w:separator/>
      </w:r>
    </w:p>
  </w:endnote>
  <w:endnote w:type="continuationSeparator" w:id="0">
    <w:p w14:paraId="5C68E4FF" w14:textId="77777777" w:rsidR="00AF76E1" w:rsidRDefault="00AF76E1" w:rsidP="006C3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D2CB6" w14:textId="77777777" w:rsidR="00AF76E1" w:rsidRDefault="00AF76E1" w:rsidP="006C306C">
      <w:pPr>
        <w:spacing w:after="0" w:line="240" w:lineRule="auto"/>
      </w:pPr>
      <w:r>
        <w:separator/>
      </w:r>
    </w:p>
  </w:footnote>
  <w:footnote w:type="continuationSeparator" w:id="0">
    <w:p w14:paraId="3CEBB3FB" w14:textId="77777777" w:rsidR="00AF76E1" w:rsidRDefault="00AF76E1" w:rsidP="006C3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DE01CA"/>
    <w:multiLevelType w:val="hybridMultilevel"/>
    <w:tmpl w:val="4DA41748"/>
    <w:lvl w:ilvl="0" w:tplc="5BFC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rson w15:author="Borja Aguado Ramirez">
    <w15:presenceInfo w15:providerId="None" w15:userId="Borja Aguado Ramirez"/>
  </w15:person>
  <w15:person w15:author="Borja Aguado Ramírez">
    <w15:presenceInfo w15:providerId="Windows Live" w15:userId="6ab5e20f133c7a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D6"/>
    <w:rsid w:val="000001CC"/>
    <w:rsid w:val="00000FDD"/>
    <w:rsid w:val="000016D2"/>
    <w:rsid w:val="00006E70"/>
    <w:rsid w:val="00010979"/>
    <w:rsid w:val="000132A7"/>
    <w:rsid w:val="000202FC"/>
    <w:rsid w:val="000244CD"/>
    <w:rsid w:val="000259B3"/>
    <w:rsid w:val="0003264A"/>
    <w:rsid w:val="00034E1A"/>
    <w:rsid w:val="000430F8"/>
    <w:rsid w:val="00044507"/>
    <w:rsid w:val="00044BE3"/>
    <w:rsid w:val="0004593D"/>
    <w:rsid w:val="00047573"/>
    <w:rsid w:val="000478E1"/>
    <w:rsid w:val="00047F60"/>
    <w:rsid w:val="000515AC"/>
    <w:rsid w:val="00051DE8"/>
    <w:rsid w:val="00054B68"/>
    <w:rsid w:val="00055C51"/>
    <w:rsid w:val="0006438B"/>
    <w:rsid w:val="00065819"/>
    <w:rsid w:val="00066B47"/>
    <w:rsid w:val="00067501"/>
    <w:rsid w:val="00070687"/>
    <w:rsid w:val="0007433C"/>
    <w:rsid w:val="00074BFA"/>
    <w:rsid w:val="000776AE"/>
    <w:rsid w:val="00082B8C"/>
    <w:rsid w:val="00084440"/>
    <w:rsid w:val="000856B8"/>
    <w:rsid w:val="00090216"/>
    <w:rsid w:val="00091DE0"/>
    <w:rsid w:val="00096D90"/>
    <w:rsid w:val="000971C8"/>
    <w:rsid w:val="000A2775"/>
    <w:rsid w:val="000A4CE4"/>
    <w:rsid w:val="000A7086"/>
    <w:rsid w:val="000B32D1"/>
    <w:rsid w:val="000B4906"/>
    <w:rsid w:val="000B5F57"/>
    <w:rsid w:val="000B75DA"/>
    <w:rsid w:val="000C0E1B"/>
    <w:rsid w:val="000C2B52"/>
    <w:rsid w:val="000C59D9"/>
    <w:rsid w:val="000C5B16"/>
    <w:rsid w:val="000C6ACE"/>
    <w:rsid w:val="000D5AD7"/>
    <w:rsid w:val="000D68EA"/>
    <w:rsid w:val="000D73FA"/>
    <w:rsid w:val="000E0ABF"/>
    <w:rsid w:val="000E1078"/>
    <w:rsid w:val="000E10F8"/>
    <w:rsid w:val="000E1AC4"/>
    <w:rsid w:val="000E24ED"/>
    <w:rsid w:val="000E3421"/>
    <w:rsid w:val="000E5B03"/>
    <w:rsid w:val="000E6EF4"/>
    <w:rsid w:val="000F2606"/>
    <w:rsid w:val="000F418C"/>
    <w:rsid w:val="000F42BF"/>
    <w:rsid w:val="000F705F"/>
    <w:rsid w:val="00103BDD"/>
    <w:rsid w:val="001045AC"/>
    <w:rsid w:val="00115BD2"/>
    <w:rsid w:val="00122D16"/>
    <w:rsid w:val="00122EC3"/>
    <w:rsid w:val="00126A28"/>
    <w:rsid w:val="001319FA"/>
    <w:rsid w:val="001328CE"/>
    <w:rsid w:val="00134409"/>
    <w:rsid w:val="00137912"/>
    <w:rsid w:val="00143A8E"/>
    <w:rsid w:val="00143E0F"/>
    <w:rsid w:val="00144185"/>
    <w:rsid w:val="00145A1C"/>
    <w:rsid w:val="00147804"/>
    <w:rsid w:val="00147D06"/>
    <w:rsid w:val="001525FD"/>
    <w:rsid w:val="00153222"/>
    <w:rsid w:val="00153790"/>
    <w:rsid w:val="0015469C"/>
    <w:rsid w:val="00154AE2"/>
    <w:rsid w:val="001559C8"/>
    <w:rsid w:val="00161216"/>
    <w:rsid w:val="00162546"/>
    <w:rsid w:val="00164BC2"/>
    <w:rsid w:val="0016726D"/>
    <w:rsid w:val="0017318A"/>
    <w:rsid w:val="00173434"/>
    <w:rsid w:val="00173954"/>
    <w:rsid w:val="00177D47"/>
    <w:rsid w:val="00182B1C"/>
    <w:rsid w:val="0018574F"/>
    <w:rsid w:val="00190F8C"/>
    <w:rsid w:val="00191DD9"/>
    <w:rsid w:val="001942D2"/>
    <w:rsid w:val="00196BBA"/>
    <w:rsid w:val="001974BB"/>
    <w:rsid w:val="00197569"/>
    <w:rsid w:val="001A5466"/>
    <w:rsid w:val="001B04A3"/>
    <w:rsid w:val="001B114B"/>
    <w:rsid w:val="001B31EA"/>
    <w:rsid w:val="001B3C08"/>
    <w:rsid w:val="001B458B"/>
    <w:rsid w:val="001B5DC4"/>
    <w:rsid w:val="001B6041"/>
    <w:rsid w:val="001B67E1"/>
    <w:rsid w:val="001C092D"/>
    <w:rsid w:val="001C2ADD"/>
    <w:rsid w:val="001D2BFE"/>
    <w:rsid w:val="001D3148"/>
    <w:rsid w:val="001D324F"/>
    <w:rsid w:val="001D4959"/>
    <w:rsid w:val="001D4980"/>
    <w:rsid w:val="001D49A1"/>
    <w:rsid w:val="001D62CA"/>
    <w:rsid w:val="001E1A2F"/>
    <w:rsid w:val="001E6985"/>
    <w:rsid w:val="001E794D"/>
    <w:rsid w:val="001F2C35"/>
    <w:rsid w:val="001F697B"/>
    <w:rsid w:val="00204BE8"/>
    <w:rsid w:val="00205DB3"/>
    <w:rsid w:val="00211086"/>
    <w:rsid w:val="0021179F"/>
    <w:rsid w:val="00211F5D"/>
    <w:rsid w:val="00213E1A"/>
    <w:rsid w:val="002142C8"/>
    <w:rsid w:val="00217239"/>
    <w:rsid w:val="00222632"/>
    <w:rsid w:val="00230E88"/>
    <w:rsid w:val="00231BFC"/>
    <w:rsid w:val="00233160"/>
    <w:rsid w:val="002366B2"/>
    <w:rsid w:val="00236FA5"/>
    <w:rsid w:val="00237569"/>
    <w:rsid w:val="002424AD"/>
    <w:rsid w:val="00246BE7"/>
    <w:rsid w:val="00255627"/>
    <w:rsid w:val="0025722C"/>
    <w:rsid w:val="002577EB"/>
    <w:rsid w:val="002613FD"/>
    <w:rsid w:val="00262789"/>
    <w:rsid w:val="00263B7F"/>
    <w:rsid w:val="002649F5"/>
    <w:rsid w:val="00265AF1"/>
    <w:rsid w:val="0026680F"/>
    <w:rsid w:val="00271FD1"/>
    <w:rsid w:val="00276C55"/>
    <w:rsid w:val="00277B3F"/>
    <w:rsid w:val="0028008E"/>
    <w:rsid w:val="0028204D"/>
    <w:rsid w:val="002827A0"/>
    <w:rsid w:val="00285303"/>
    <w:rsid w:val="002853EA"/>
    <w:rsid w:val="002872D2"/>
    <w:rsid w:val="00287DED"/>
    <w:rsid w:val="002942E8"/>
    <w:rsid w:val="002A1ADA"/>
    <w:rsid w:val="002A26A1"/>
    <w:rsid w:val="002A31C6"/>
    <w:rsid w:val="002A722B"/>
    <w:rsid w:val="002A7D6F"/>
    <w:rsid w:val="002B09EC"/>
    <w:rsid w:val="002B0EC1"/>
    <w:rsid w:val="002B30EB"/>
    <w:rsid w:val="002B4499"/>
    <w:rsid w:val="002B465B"/>
    <w:rsid w:val="002B5068"/>
    <w:rsid w:val="002C0124"/>
    <w:rsid w:val="002C02FC"/>
    <w:rsid w:val="002C388C"/>
    <w:rsid w:val="002C3FA2"/>
    <w:rsid w:val="002C56EC"/>
    <w:rsid w:val="002D59C0"/>
    <w:rsid w:val="002D7BF1"/>
    <w:rsid w:val="002E1527"/>
    <w:rsid w:val="002E3FAC"/>
    <w:rsid w:val="002E6967"/>
    <w:rsid w:val="002E7542"/>
    <w:rsid w:val="002F0A4C"/>
    <w:rsid w:val="002F33E5"/>
    <w:rsid w:val="002F3527"/>
    <w:rsid w:val="002F519B"/>
    <w:rsid w:val="002F5989"/>
    <w:rsid w:val="002F5A92"/>
    <w:rsid w:val="002F5AA3"/>
    <w:rsid w:val="0030022A"/>
    <w:rsid w:val="00301D44"/>
    <w:rsid w:val="00307201"/>
    <w:rsid w:val="00312842"/>
    <w:rsid w:val="00315F59"/>
    <w:rsid w:val="0031622F"/>
    <w:rsid w:val="00320647"/>
    <w:rsid w:val="003224FE"/>
    <w:rsid w:val="003227F1"/>
    <w:rsid w:val="00323170"/>
    <w:rsid w:val="00323E58"/>
    <w:rsid w:val="003242A4"/>
    <w:rsid w:val="00325883"/>
    <w:rsid w:val="003320B6"/>
    <w:rsid w:val="00332167"/>
    <w:rsid w:val="00333636"/>
    <w:rsid w:val="00333B0A"/>
    <w:rsid w:val="00334A43"/>
    <w:rsid w:val="00336BA5"/>
    <w:rsid w:val="00341BDC"/>
    <w:rsid w:val="00345AF4"/>
    <w:rsid w:val="003518C5"/>
    <w:rsid w:val="00360D99"/>
    <w:rsid w:val="00361706"/>
    <w:rsid w:val="00364B84"/>
    <w:rsid w:val="00365A71"/>
    <w:rsid w:val="003672A6"/>
    <w:rsid w:val="003824FB"/>
    <w:rsid w:val="003861EE"/>
    <w:rsid w:val="00386F13"/>
    <w:rsid w:val="00387E22"/>
    <w:rsid w:val="00392FE6"/>
    <w:rsid w:val="00393F22"/>
    <w:rsid w:val="00394CD9"/>
    <w:rsid w:val="00395EC1"/>
    <w:rsid w:val="0039660F"/>
    <w:rsid w:val="003A095A"/>
    <w:rsid w:val="003A1ECD"/>
    <w:rsid w:val="003A2264"/>
    <w:rsid w:val="003A5D6B"/>
    <w:rsid w:val="003A6B67"/>
    <w:rsid w:val="003A759F"/>
    <w:rsid w:val="003A7931"/>
    <w:rsid w:val="003B2872"/>
    <w:rsid w:val="003B378A"/>
    <w:rsid w:val="003B37C6"/>
    <w:rsid w:val="003C1AE8"/>
    <w:rsid w:val="003C36C4"/>
    <w:rsid w:val="003D00A7"/>
    <w:rsid w:val="003D269E"/>
    <w:rsid w:val="003D30BB"/>
    <w:rsid w:val="003D4526"/>
    <w:rsid w:val="003D6303"/>
    <w:rsid w:val="003D6362"/>
    <w:rsid w:val="003E1FB8"/>
    <w:rsid w:val="003E5D39"/>
    <w:rsid w:val="003E605F"/>
    <w:rsid w:val="003E6AC3"/>
    <w:rsid w:val="003E7C85"/>
    <w:rsid w:val="003F248C"/>
    <w:rsid w:val="003F4A3B"/>
    <w:rsid w:val="003F7138"/>
    <w:rsid w:val="00401D9B"/>
    <w:rsid w:val="004052C0"/>
    <w:rsid w:val="00410C3D"/>
    <w:rsid w:val="004140C9"/>
    <w:rsid w:val="0041727E"/>
    <w:rsid w:val="00417EA9"/>
    <w:rsid w:val="00422259"/>
    <w:rsid w:val="00423C69"/>
    <w:rsid w:val="00425388"/>
    <w:rsid w:val="00425E85"/>
    <w:rsid w:val="00426B87"/>
    <w:rsid w:val="00426C0D"/>
    <w:rsid w:val="004346A8"/>
    <w:rsid w:val="0043561A"/>
    <w:rsid w:val="0043611B"/>
    <w:rsid w:val="004423E9"/>
    <w:rsid w:val="004439FB"/>
    <w:rsid w:val="00443E89"/>
    <w:rsid w:val="00447BF6"/>
    <w:rsid w:val="00454CF0"/>
    <w:rsid w:val="0046001F"/>
    <w:rsid w:val="0046022A"/>
    <w:rsid w:val="004609FC"/>
    <w:rsid w:val="0046135E"/>
    <w:rsid w:val="00461D30"/>
    <w:rsid w:val="004644B3"/>
    <w:rsid w:val="004662F3"/>
    <w:rsid w:val="004673E8"/>
    <w:rsid w:val="00470041"/>
    <w:rsid w:val="004750B3"/>
    <w:rsid w:val="00480BAA"/>
    <w:rsid w:val="00483CDD"/>
    <w:rsid w:val="00483E1D"/>
    <w:rsid w:val="00486DE5"/>
    <w:rsid w:val="004876A1"/>
    <w:rsid w:val="004915C7"/>
    <w:rsid w:val="00492F36"/>
    <w:rsid w:val="00494A47"/>
    <w:rsid w:val="00497D81"/>
    <w:rsid w:val="004A06DF"/>
    <w:rsid w:val="004A25AA"/>
    <w:rsid w:val="004A39AF"/>
    <w:rsid w:val="004A4C6D"/>
    <w:rsid w:val="004A61C4"/>
    <w:rsid w:val="004A71E1"/>
    <w:rsid w:val="004A78FD"/>
    <w:rsid w:val="004B0B80"/>
    <w:rsid w:val="004B1AC2"/>
    <w:rsid w:val="004B2274"/>
    <w:rsid w:val="004B4255"/>
    <w:rsid w:val="004B7C16"/>
    <w:rsid w:val="004C2528"/>
    <w:rsid w:val="004C4C24"/>
    <w:rsid w:val="004C61B3"/>
    <w:rsid w:val="004C6B75"/>
    <w:rsid w:val="004C7734"/>
    <w:rsid w:val="004E1212"/>
    <w:rsid w:val="004E484D"/>
    <w:rsid w:val="004F0E1B"/>
    <w:rsid w:val="004F2001"/>
    <w:rsid w:val="004F3A92"/>
    <w:rsid w:val="004F4F87"/>
    <w:rsid w:val="004F681C"/>
    <w:rsid w:val="005022B4"/>
    <w:rsid w:val="00502D24"/>
    <w:rsid w:val="0050495C"/>
    <w:rsid w:val="005072B1"/>
    <w:rsid w:val="0051170F"/>
    <w:rsid w:val="00511B44"/>
    <w:rsid w:val="005120FD"/>
    <w:rsid w:val="00512391"/>
    <w:rsid w:val="00512D64"/>
    <w:rsid w:val="00513254"/>
    <w:rsid w:val="00513D5E"/>
    <w:rsid w:val="00517E66"/>
    <w:rsid w:val="005203F7"/>
    <w:rsid w:val="005208E9"/>
    <w:rsid w:val="00522EC5"/>
    <w:rsid w:val="0052442D"/>
    <w:rsid w:val="005260A9"/>
    <w:rsid w:val="00526F38"/>
    <w:rsid w:val="00527240"/>
    <w:rsid w:val="00534500"/>
    <w:rsid w:val="00534A34"/>
    <w:rsid w:val="00540D32"/>
    <w:rsid w:val="005445C6"/>
    <w:rsid w:val="0054533C"/>
    <w:rsid w:val="00546890"/>
    <w:rsid w:val="005514C5"/>
    <w:rsid w:val="005522E7"/>
    <w:rsid w:val="00554D7B"/>
    <w:rsid w:val="00555821"/>
    <w:rsid w:val="00560958"/>
    <w:rsid w:val="005663F8"/>
    <w:rsid w:val="005724E4"/>
    <w:rsid w:val="00574A34"/>
    <w:rsid w:val="00576ACE"/>
    <w:rsid w:val="00577780"/>
    <w:rsid w:val="00580956"/>
    <w:rsid w:val="00581CCE"/>
    <w:rsid w:val="00583567"/>
    <w:rsid w:val="00585980"/>
    <w:rsid w:val="005879B6"/>
    <w:rsid w:val="005914F7"/>
    <w:rsid w:val="00591599"/>
    <w:rsid w:val="00591D55"/>
    <w:rsid w:val="0059303D"/>
    <w:rsid w:val="00593887"/>
    <w:rsid w:val="00593F18"/>
    <w:rsid w:val="005A1895"/>
    <w:rsid w:val="005B01BF"/>
    <w:rsid w:val="005B244E"/>
    <w:rsid w:val="005B2920"/>
    <w:rsid w:val="005B2E73"/>
    <w:rsid w:val="005B3EC0"/>
    <w:rsid w:val="005B560C"/>
    <w:rsid w:val="005C2640"/>
    <w:rsid w:val="005C4A79"/>
    <w:rsid w:val="005C547D"/>
    <w:rsid w:val="005C5E18"/>
    <w:rsid w:val="005C7B1B"/>
    <w:rsid w:val="005D07FC"/>
    <w:rsid w:val="005D15B0"/>
    <w:rsid w:val="005D37AF"/>
    <w:rsid w:val="005D664E"/>
    <w:rsid w:val="005E04FB"/>
    <w:rsid w:val="005E1751"/>
    <w:rsid w:val="005E6FD4"/>
    <w:rsid w:val="005E7197"/>
    <w:rsid w:val="005E7A59"/>
    <w:rsid w:val="005F18E2"/>
    <w:rsid w:val="005F3500"/>
    <w:rsid w:val="005F36B6"/>
    <w:rsid w:val="006000DE"/>
    <w:rsid w:val="006031A4"/>
    <w:rsid w:val="00603584"/>
    <w:rsid w:val="00605A00"/>
    <w:rsid w:val="0060693D"/>
    <w:rsid w:val="00606A42"/>
    <w:rsid w:val="00607E14"/>
    <w:rsid w:val="00612A31"/>
    <w:rsid w:val="00617AA1"/>
    <w:rsid w:val="006221BA"/>
    <w:rsid w:val="00622426"/>
    <w:rsid w:val="00622DAF"/>
    <w:rsid w:val="00624045"/>
    <w:rsid w:val="006352FD"/>
    <w:rsid w:val="0063682F"/>
    <w:rsid w:val="00637F44"/>
    <w:rsid w:val="00640A0D"/>
    <w:rsid w:val="00641C7A"/>
    <w:rsid w:val="00645F99"/>
    <w:rsid w:val="0064723D"/>
    <w:rsid w:val="00652E8A"/>
    <w:rsid w:val="006565D9"/>
    <w:rsid w:val="00660D60"/>
    <w:rsid w:val="006613B4"/>
    <w:rsid w:val="00662D79"/>
    <w:rsid w:val="006638EB"/>
    <w:rsid w:val="00665486"/>
    <w:rsid w:val="006662F8"/>
    <w:rsid w:val="00667662"/>
    <w:rsid w:val="00675073"/>
    <w:rsid w:val="006778A0"/>
    <w:rsid w:val="00683CFE"/>
    <w:rsid w:val="00683D69"/>
    <w:rsid w:val="00684BA5"/>
    <w:rsid w:val="0069042E"/>
    <w:rsid w:val="00690FD5"/>
    <w:rsid w:val="00693A6F"/>
    <w:rsid w:val="0069592A"/>
    <w:rsid w:val="0069651A"/>
    <w:rsid w:val="00696B84"/>
    <w:rsid w:val="006A00B6"/>
    <w:rsid w:val="006A1FC1"/>
    <w:rsid w:val="006A2DC5"/>
    <w:rsid w:val="006A3C12"/>
    <w:rsid w:val="006A3E75"/>
    <w:rsid w:val="006A3F83"/>
    <w:rsid w:val="006A5074"/>
    <w:rsid w:val="006B0A66"/>
    <w:rsid w:val="006B4469"/>
    <w:rsid w:val="006B4F90"/>
    <w:rsid w:val="006B733B"/>
    <w:rsid w:val="006C035F"/>
    <w:rsid w:val="006C0436"/>
    <w:rsid w:val="006C0DE8"/>
    <w:rsid w:val="006C0E39"/>
    <w:rsid w:val="006C306C"/>
    <w:rsid w:val="006C452D"/>
    <w:rsid w:val="006C6853"/>
    <w:rsid w:val="006D07B1"/>
    <w:rsid w:val="006D19B8"/>
    <w:rsid w:val="006D1EA7"/>
    <w:rsid w:val="006D2A4C"/>
    <w:rsid w:val="006D5EB5"/>
    <w:rsid w:val="006E0C61"/>
    <w:rsid w:val="006E44AD"/>
    <w:rsid w:val="006E6655"/>
    <w:rsid w:val="006F109A"/>
    <w:rsid w:val="006F194E"/>
    <w:rsid w:val="006F1CCA"/>
    <w:rsid w:val="006F1E4D"/>
    <w:rsid w:val="006F284C"/>
    <w:rsid w:val="006F5A5D"/>
    <w:rsid w:val="006F5F89"/>
    <w:rsid w:val="00701E25"/>
    <w:rsid w:val="00706A91"/>
    <w:rsid w:val="00706C13"/>
    <w:rsid w:val="00707A8B"/>
    <w:rsid w:val="007108A9"/>
    <w:rsid w:val="00715460"/>
    <w:rsid w:val="007164E4"/>
    <w:rsid w:val="007212FD"/>
    <w:rsid w:val="00721DF3"/>
    <w:rsid w:val="0072302C"/>
    <w:rsid w:val="007234B3"/>
    <w:rsid w:val="0072483C"/>
    <w:rsid w:val="00726106"/>
    <w:rsid w:val="00732E22"/>
    <w:rsid w:val="00737D5F"/>
    <w:rsid w:val="007406AD"/>
    <w:rsid w:val="00745CD3"/>
    <w:rsid w:val="0075537E"/>
    <w:rsid w:val="007615FA"/>
    <w:rsid w:val="00762FE4"/>
    <w:rsid w:val="00763A72"/>
    <w:rsid w:val="007651EB"/>
    <w:rsid w:val="00766971"/>
    <w:rsid w:val="00770654"/>
    <w:rsid w:val="00770BC8"/>
    <w:rsid w:val="0077135F"/>
    <w:rsid w:val="00777712"/>
    <w:rsid w:val="007779CC"/>
    <w:rsid w:val="0078018B"/>
    <w:rsid w:val="00785D38"/>
    <w:rsid w:val="00793F11"/>
    <w:rsid w:val="00794692"/>
    <w:rsid w:val="00795C4F"/>
    <w:rsid w:val="00795C86"/>
    <w:rsid w:val="00797B60"/>
    <w:rsid w:val="007A5EA5"/>
    <w:rsid w:val="007A697D"/>
    <w:rsid w:val="007A6B14"/>
    <w:rsid w:val="007B0171"/>
    <w:rsid w:val="007B19AF"/>
    <w:rsid w:val="007C18C7"/>
    <w:rsid w:val="007C2B3C"/>
    <w:rsid w:val="007C392A"/>
    <w:rsid w:val="007C696F"/>
    <w:rsid w:val="007C7DAE"/>
    <w:rsid w:val="007D032D"/>
    <w:rsid w:val="007D065C"/>
    <w:rsid w:val="007D0A74"/>
    <w:rsid w:val="007D0A96"/>
    <w:rsid w:val="007D41E8"/>
    <w:rsid w:val="007D5004"/>
    <w:rsid w:val="007E2DE2"/>
    <w:rsid w:val="007E51E7"/>
    <w:rsid w:val="007E5548"/>
    <w:rsid w:val="007F1585"/>
    <w:rsid w:val="007F16ED"/>
    <w:rsid w:val="008029BE"/>
    <w:rsid w:val="00813146"/>
    <w:rsid w:val="00813196"/>
    <w:rsid w:val="008145DF"/>
    <w:rsid w:val="00815FEF"/>
    <w:rsid w:val="00816446"/>
    <w:rsid w:val="008176CC"/>
    <w:rsid w:val="008221D9"/>
    <w:rsid w:val="00823409"/>
    <w:rsid w:val="0082560E"/>
    <w:rsid w:val="00825F55"/>
    <w:rsid w:val="00830346"/>
    <w:rsid w:val="00833A98"/>
    <w:rsid w:val="00835FA1"/>
    <w:rsid w:val="0083628E"/>
    <w:rsid w:val="00836352"/>
    <w:rsid w:val="00836F61"/>
    <w:rsid w:val="008406FA"/>
    <w:rsid w:val="008419DC"/>
    <w:rsid w:val="00843409"/>
    <w:rsid w:val="008440D4"/>
    <w:rsid w:val="00844E1E"/>
    <w:rsid w:val="00847DEE"/>
    <w:rsid w:val="008518F2"/>
    <w:rsid w:val="0085341C"/>
    <w:rsid w:val="00861745"/>
    <w:rsid w:val="00861BF2"/>
    <w:rsid w:val="00862538"/>
    <w:rsid w:val="00864A40"/>
    <w:rsid w:val="00864D4C"/>
    <w:rsid w:val="008663AB"/>
    <w:rsid w:val="0087016A"/>
    <w:rsid w:val="008712D9"/>
    <w:rsid w:val="00871AA0"/>
    <w:rsid w:val="00874357"/>
    <w:rsid w:val="00883F65"/>
    <w:rsid w:val="00884505"/>
    <w:rsid w:val="00896872"/>
    <w:rsid w:val="008A505D"/>
    <w:rsid w:val="008A613C"/>
    <w:rsid w:val="008A716B"/>
    <w:rsid w:val="008A7A14"/>
    <w:rsid w:val="008B0325"/>
    <w:rsid w:val="008B06CA"/>
    <w:rsid w:val="008B3741"/>
    <w:rsid w:val="008B3B7C"/>
    <w:rsid w:val="008B666B"/>
    <w:rsid w:val="008B6F26"/>
    <w:rsid w:val="008C0A47"/>
    <w:rsid w:val="008C2054"/>
    <w:rsid w:val="008C3BA7"/>
    <w:rsid w:val="008C6CFC"/>
    <w:rsid w:val="008C6D9F"/>
    <w:rsid w:val="008D24EA"/>
    <w:rsid w:val="008D2CE4"/>
    <w:rsid w:val="008D6DCF"/>
    <w:rsid w:val="008E25CB"/>
    <w:rsid w:val="008E2C2F"/>
    <w:rsid w:val="008E4971"/>
    <w:rsid w:val="008E7F6B"/>
    <w:rsid w:val="008F075C"/>
    <w:rsid w:val="008F2DF0"/>
    <w:rsid w:val="00900EAE"/>
    <w:rsid w:val="00901CB6"/>
    <w:rsid w:val="0090257E"/>
    <w:rsid w:val="009044FC"/>
    <w:rsid w:val="00905227"/>
    <w:rsid w:val="0090664C"/>
    <w:rsid w:val="00907FFC"/>
    <w:rsid w:val="0091260F"/>
    <w:rsid w:val="00914AB2"/>
    <w:rsid w:val="009249DD"/>
    <w:rsid w:val="00924FB4"/>
    <w:rsid w:val="0092614D"/>
    <w:rsid w:val="00926303"/>
    <w:rsid w:val="0093129F"/>
    <w:rsid w:val="0093283D"/>
    <w:rsid w:val="00936508"/>
    <w:rsid w:val="0094215C"/>
    <w:rsid w:val="0094391A"/>
    <w:rsid w:val="00943D76"/>
    <w:rsid w:val="0094481C"/>
    <w:rsid w:val="009546E1"/>
    <w:rsid w:val="0095639F"/>
    <w:rsid w:val="00956E54"/>
    <w:rsid w:val="00961DA2"/>
    <w:rsid w:val="009633B5"/>
    <w:rsid w:val="00967DBD"/>
    <w:rsid w:val="00967F04"/>
    <w:rsid w:val="00971E53"/>
    <w:rsid w:val="00972E3B"/>
    <w:rsid w:val="00973BEE"/>
    <w:rsid w:val="009754A8"/>
    <w:rsid w:val="00975D41"/>
    <w:rsid w:val="009766CE"/>
    <w:rsid w:val="009774A8"/>
    <w:rsid w:val="0097779D"/>
    <w:rsid w:val="00982D30"/>
    <w:rsid w:val="0099052F"/>
    <w:rsid w:val="00990B00"/>
    <w:rsid w:val="00992E8F"/>
    <w:rsid w:val="00993195"/>
    <w:rsid w:val="009932BF"/>
    <w:rsid w:val="0099376C"/>
    <w:rsid w:val="00993D85"/>
    <w:rsid w:val="00993F30"/>
    <w:rsid w:val="00995EB9"/>
    <w:rsid w:val="00996E9E"/>
    <w:rsid w:val="0099701D"/>
    <w:rsid w:val="00997A3F"/>
    <w:rsid w:val="009A0979"/>
    <w:rsid w:val="009A25C5"/>
    <w:rsid w:val="009A26A6"/>
    <w:rsid w:val="009A53CB"/>
    <w:rsid w:val="009B5E1D"/>
    <w:rsid w:val="009B702B"/>
    <w:rsid w:val="009C2ACB"/>
    <w:rsid w:val="009C3185"/>
    <w:rsid w:val="009C404C"/>
    <w:rsid w:val="009D086D"/>
    <w:rsid w:val="009D2D33"/>
    <w:rsid w:val="009D32B4"/>
    <w:rsid w:val="009D36F7"/>
    <w:rsid w:val="009D5335"/>
    <w:rsid w:val="009D6BC6"/>
    <w:rsid w:val="009D73F8"/>
    <w:rsid w:val="009D772E"/>
    <w:rsid w:val="009E3B5C"/>
    <w:rsid w:val="009E4144"/>
    <w:rsid w:val="009E536D"/>
    <w:rsid w:val="009F0869"/>
    <w:rsid w:val="009F45C9"/>
    <w:rsid w:val="009F47A0"/>
    <w:rsid w:val="009F4868"/>
    <w:rsid w:val="009F4A02"/>
    <w:rsid w:val="00A020E6"/>
    <w:rsid w:val="00A02E5E"/>
    <w:rsid w:val="00A0459C"/>
    <w:rsid w:val="00A05250"/>
    <w:rsid w:val="00A06443"/>
    <w:rsid w:val="00A06FFE"/>
    <w:rsid w:val="00A07C33"/>
    <w:rsid w:val="00A07F7B"/>
    <w:rsid w:val="00A17055"/>
    <w:rsid w:val="00A1729D"/>
    <w:rsid w:val="00A2275C"/>
    <w:rsid w:val="00A23172"/>
    <w:rsid w:val="00A25533"/>
    <w:rsid w:val="00A27E06"/>
    <w:rsid w:val="00A303C4"/>
    <w:rsid w:val="00A367D0"/>
    <w:rsid w:val="00A37696"/>
    <w:rsid w:val="00A40624"/>
    <w:rsid w:val="00A41AA2"/>
    <w:rsid w:val="00A44BA8"/>
    <w:rsid w:val="00A46775"/>
    <w:rsid w:val="00A47273"/>
    <w:rsid w:val="00A511C2"/>
    <w:rsid w:val="00A51228"/>
    <w:rsid w:val="00A524D0"/>
    <w:rsid w:val="00A530B9"/>
    <w:rsid w:val="00A53EA0"/>
    <w:rsid w:val="00A55EAE"/>
    <w:rsid w:val="00A5753F"/>
    <w:rsid w:val="00A6399B"/>
    <w:rsid w:val="00A63E27"/>
    <w:rsid w:val="00A6529B"/>
    <w:rsid w:val="00A71864"/>
    <w:rsid w:val="00A72038"/>
    <w:rsid w:val="00A72E30"/>
    <w:rsid w:val="00A753C4"/>
    <w:rsid w:val="00A76159"/>
    <w:rsid w:val="00A76338"/>
    <w:rsid w:val="00A77363"/>
    <w:rsid w:val="00A77E81"/>
    <w:rsid w:val="00A81DFE"/>
    <w:rsid w:val="00A82595"/>
    <w:rsid w:val="00A8343D"/>
    <w:rsid w:val="00A84BFB"/>
    <w:rsid w:val="00A8547D"/>
    <w:rsid w:val="00A86EF7"/>
    <w:rsid w:val="00A906F7"/>
    <w:rsid w:val="00A94113"/>
    <w:rsid w:val="00A9544D"/>
    <w:rsid w:val="00AA26FA"/>
    <w:rsid w:val="00AA3A4E"/>
    <w:rsid w:val="00AA6638"/>
    <w:rsid w:val="00AA7417"/>
    <w:rsid w:val="00AB22DD"/>
    <w:rsid w:val="00AB2949"/>
    <w:rsid w:val="00AB4BDE"/>
    <w:rsid w:val="00AC21D7"/>
    <w:rsid w:val="00AC2646"/>
    <w:rsid w:val="00AC769C"/>
    <w:rsid w:val="00AC7BFB"/>
    <w:rsid w:val="00AE1848"/>
    <w:rsid w:val="00AE384F"/>
    <w:rsid w:val="00AF0CE6"/>
    <w:rsid w:val="00AF0FAB"/>
    <w:rsid w:val="00AF1CD8"/>
    <w:rsid w:val="00AF1EE1"/>
    <w:rsid w:val="00AF42C1"/>
    <w:rsid w:val="00AF4421"/>
    <w:rsid w:val="00AF76E1"/>
    <w:rsid w:val="00B002D0"/>
    <w:rsid w:val="00B00CD6"/>
    <w:rsid w:val="00B02A5F"/>
    <w:rsid w:val="00B03A3D"/>
    <w:rsid w:val="00B041E1"/>
    <w:rsid w:val="00B07FC5"/>
    <w:rsid w:val="00B13554"/>
    <w:rsid w:val="00B136E5"/>
    <w:rsid w:val="00B1371B"/>
    <w:rsid w:val="00B17887"/>
    <w:rsid w:val="00B22037"/>
    <w:rsid w:val="00B222CC"/>
    <w:rsid w:val="00B24AD3"/>
    <w:rsid w:val="00B26687"/>
    <w:rsid w:val="00B26A2C"/>
    <w:rsid w:val="00B27886"/>
    <w:rsid w:val="00B35C82"/>
    <w:rsid w:val="00B35F54"/>
    <w:rsid w:val="00B40F2F"/>
    <w:rsid w:val="00B422F1"/>
    <w:rsid w:val="00B4419B"/>
    <w:rsid w:val="00B471AB"/>
    <w:rsid w:val="00B4725D"/>
    <w:rsid w:val="00B476A3"/>
    <w:rsid w:val="00B47E32"/>
    <w:rsid w:val="00B51519"/>
    <w:rsid w:val="00B52FE8"/>
    <w:rsid w:val="00B5470A"/>
    <w:rsid w:val="00B56F10"/>
    <w:rsid w:val="00B651B8"/>
    <w:rsid w:val="00B664E3"/>
    <w:rsid w:val="00B66FE9"/>
    <w:rsid w:val="00B732B7"/>
    <w:rsid w:val="00B745A5"/>
    <w:rsid w:val="00B751F7"/>
    <w:rsid w:val="00B757D6"/>
    <w:rsid w:val="00B76301"/>
    <w:rsid w:val="00B76DE8"/>
    <w:rsid w:val="00B76F2F"/>
    <w:rsid w:val="00B76F61"/>
    <w:rsid w:val="00B807E4"/>
    <w:rsid w:val="00B83FDA"/>
    <w:rsid w:val="00B844FA"/>
    <w:rsid w:val="00B86946"/>
    <w:rsid w:val="00B90442"/>
    <w:rsid w:val="00B91A13"/>
    <w:rsid w:val="00B93E27"/>
    <w:rsid w:val="00B97D5D"/>
    <w:rsid w:val="00BA075D"/>
    <w:rsid w:val="00BA0BC7"/>
    <w:rsid w:val="00BA0D9F"/>
    <w:rsid w:val="00BA2BFE"/>
    <w:rsid w:val="00BA3652"/>
    <w:rsid w:val="00BA5605"/>
    <w:rsid w:val="00BA7001"/>
    <w:rsid w:val="00BB37A1"/>
    <w:rsid w:val="00BB37F9"/>
    <w:rsid w:val="00BB7152"/>
    <w:rsid w:val="00BC1BB1"/>
    <w:rsid w:val="00BC341D"/>
    <w:rsid w:val="00BC34E7"/>
    <w:rsid w:val="00BC4710"/>
    <w:rsid w:val="00BC575F"/>
    <w:rsid w:val="00BC5EA2"/>
    <w:rsid w:val="00BC625C"/>
    <w:rsid w:val="00BC6687"/>
    <w:rsid w:val="00BC72AC"/>
    <w:rsid w:val="00BC780D"/>
    <w:rsid w:val="00BD3F89"/>
    <w:rsid w:val="00BD7E36"/>
    <w:rsid w:val="00BE04CF"/>
    <w:rsid w:val="00BE1489"/>
    <w:rsid w:val="00BE52C6"/>
    <w:rsid w:val="00BE59CA"/>
    <w:rsid w:val="00BE7983"/>
    <w:rsid w:val="00BF219C"/>
    <w:rsid w:val="00BF3F46"/>
    <w:rsid w:val="00BF42C5"/>
    <w:rsid w:val="00BF6217"/>
    <w:rsid w:val="00BF6A66"/>
    <w:rsid w:val="00BF720B"/>
    <w:rsid w:val="00C01D2C"/>
    <w:rsid w:val="00C064B6"/>
    <w:rsid w:val="00C0675E"/>
    <w:rsid w:val="00C10AA1"/>
    <w:rsid w:val="00C10C7F"/>
    <w:rsid w:val="00C120FE"/>
    <w:rsid w:val="00C12968"/>
    <w:rsid w:val="00C15D3D"/>
    <w:rsid w:val="00C16886"/>
    <w:rsid w:val="00C174DC"/>
    <w:rsid w:val="00C206C5"/>
    <w:rsid w:val="00C21C25"/>
    <w:rsid w:val="00C21D42"/>
    <w:rsid w:val="00C31C34"/>
    <w:rsid w:val="00C3480F"/>
    <w:rsid w:val="00C374BB"/>
    <w:rsid w:val="00C37F7A"/>
    <w:rsid w:val="00C468AA"/>
    <w:rsid w:val="00C5078A"/>
    <w:rsid w:val="00C53225"/>
    <w:rsid w:val="00C55203"/>
    <w:rsid w:val="00C607DA"/>
    <w:rsid w:val="00C62312"/>
    <w:rsid w:val="00C62A61"/>
    <w:rsid w:val="00C63A7A"/>
    <w:rsid w:val="00C63E7B"/>
    <w:rsid w:val="00C64662"/>
    <w:rsid w:val="00C64A62"/>
    <w:rsid w:val="00C702F9"/>
    <w:rsid w:val="00C71AA0"/>
    <w:rsid w:val="00C72142"/>
    <w:rsid w:val="00C76404"/>
    <w:rsid w:val="00C77F21"/>
    <w:rsid w:val="00C80A7F"/>
    <w:rsid w:val="00C80D55"/>
    <w:rsid w:val="00C820CB"/>
    <w:rsid w:val="00C8333D"/>
    <w:rsid w:val="00C8388B"/>
    <w:rsid w:val="00C8393C"/>
    <w:rsid w:val="00C83D2F"/>
    <w:rsid w:val="00C873FC"/>
    <w:rsid w:val="00C87709"/>
    <w:rsid w:val="00C87D6D"/>
    <w:rsid w:val="00C901E3"/>
    <w:rsid w:val="00C91E67"/>
    <w:rsid w:val="00C92498"/>
    <w:rsid w:val="00C92624"/>
    <w:rsid w:val="00C94E29"/>
    <w:rsid w:val="00C96C25"/>
    <w:rsid w:val="00C97C9C"/>
    <w:rsid w:val="00C97FBE"/>
    <w:rsid w:val="00CA1FC6"/>
    <w:rsid w:val="00CA45CA"/>
    <w:rsid w:val="00CA482E"/>
    <w:rsid w:val="00CA7CD8"/>
    <w:rsid w:val="00CB48E5"/>
    <w:rsid w:val="00CB568F"/>
    <w:rsid w:val="00CB678A"/>
    <w:rsid w:val="00CC10F4"/>
    <w:rsid w:val="00CC6DAB"/>
    <w:rsid w:val="00CC759C"/>
    <w:rsid w:val="00CD05C5"/>
    <w:rsid w:val="00CD0B13"/>
    <w:rsid w:val="00CD2923"/>
    <w:rsid w:val="00CE140E"/>
    <w:rsid w:val="00CF2614"/>
    <w:rsid w:val="00CF346A"/>
    <w:rsid w:val="00CF40B7"/>
    <w:rsid w:val="00CF4208"/>
    <w:rsid w:val="00CF6587"/>
    <w:rsid w:val="00CF6A26"/>
    <w:rsid w:val="00CF6CCA"/>
    <w:rsid w:val="00CF6E29"/>
    <w:rsid w:val="00D0188E"/>
    <w:rsid w:val="00D01C7F"/>
    <w:rsid w:val="00D04C00"/>
    <w:rsid w:val="00D1169B"/>
    <w:rsid w:val="00D1708A"/>
    <w:rsid w:val="00D23FCC"/>
    <w:rsid w:val="00D3242D"/>
    <w:rsid w:val="00D353B6"/>
    <w:rsid w:val="00D42494"/>
    <w:rsid w:val="00D4291E"/>
    <w:rsid w:val="00D473A2"/>
    <w:rsid w:val="00D57C5D"/>
    <w:rsid w:val="00D63515"/>
    <w:rsid w:val="00D671F3"/>
    <w:rsid w:val="00D723DF"/>
    <w:rsid w:val="00D72703"/>
    <w:rsid w:val="00D75621"/>
    <w:rsid w:val="00D75E04"/>
    <w:rsid w:val="00D811F8"/>
    <w:rsid w:val="00D9221E"/>
    <w:rsid w:val="00DA04AD"/>
    <w:rsid w:val="00DA3054"/>
    <w:rsid w:val="00DA363B"/>
    <w:rsid w:val="00DA3A96"/>
    <w:rsid w:val="00DA5A0C"/>
    <w:rsid w:val="00DA6AA6"/>
    <w:rsid w:val="00DA7ACC"/>
    <w:rsid w:val="00DB1AF9"/>
    <w:rsid w:val="00DB27C6"/>
    <w:rsid w:val="00DB6592"/>
    <w:rsid w:val="00DC09C9"/>
    <w:rsid w:val="00DC250D"/>
    <w:rsid w:val="00DC5564"/>
    <w:rsid w:val="00DD0E36"/>
    <w:rsid w:val="00DD2998"/>
    <w:rsid w:val="00DD2A31"/>
    <w:rsid w:val="00DD36AA"/>
    <w:rsid w:val="00DD677B"/>
    <w:rsid w:val="00DD71B7"/>
    <w:rsid w:val="00DD7D41"/>
    <w:rsid w:val="00DE2D35"/>
    <w:rsid w:val="00DE3390"/>
    <w:rsid w:val="00DF12B3"/>
    <w:rsid w:val="00DF19A7"/>
    <w:rsid w:val="00DF2D86"/>
    <w:rsid w:val="00DF2DEF"/>
    <w:rsid w:val="00DF4570"/>
    <w:rsid w:val="00DF729C"/>
    <w:rsid w:val="00E015A1"/>
    <w:rsid w:val="00E01F1C"/>
    <w:rsid w:val="00E042EC"/>
    <w:rsid w:val="00E05AE5"/>
    <w:rsid w:val="00E06353"/>
    <w:rsid w:val="00E07821"/>
    <w:rsid w:val="00E13A34"/>
    <w:rsid w:val="00E14AA4"/>
    <w:rsid w:val="00E152FD"/>
    <w:rsid w:val="00E16F22"/>
    <w:rsid w:val="00E16F8E"/>
    <w:rsid w:val="00E21FD0"/>
    <w:rsid w:val="00E22978"/>
    <w:rsid w:val="00E235E4"/>
    <w:rsid w:val="00E236B6"/>
    <w:rsid w:val="00E23A7C"/>
    <w:rsid w:val="00E24B79"/>
    <w:rsid w:val="00E25DAB"/>
    <w:rsid w:val="00E26B41"/>
    <w:rsid w:val="00E26BAE"/>
    <w:rsid w:val="00E309EE"/>
    <w:rsid w:val="00E30D08"/>
    <w:rsid w:val="00E35B02"/>
    <w:rsid w:val="00E37F85"/>
    <w:rsid w:val="00E44DE0"/>
    <w:rsid w:val="00E452BC"/>
    <w:rsid w:val="00E46B40"/>
    <w:rsid w:val="00E52203"/>
    <w:rsid w:val="00E522B4"/>
    <w:rsid w:val="00E53659"/>
    <w:rsid w:val="00E540B0"/>
    <w:rsid w:val="00E55323"/>
    <w:rsid w:val="00E55812"/>
    <w:rsid w:val="00E566A2"/>
    <w:rsid w:val="00E60B34"/>
    <w:rsid w:val="00E63D0F"/>
    <w:rsid w:val="00E641E4"/>
    <w:rsid w:val="00E64EC1"/>
    <w:rsid w:val="00E66405"/>
    <w:rsid w:val="00E7534E"/>
    <w:rsid w:val="00E76410"/>
    <w:rsid w:val="00E77BC5"/>
    <w:rsid w:val="00E8097A"/>
    <w:rsid w:val="00E8401A"/>
    <w:rsid w:val="00E854C3"/>
    <w:rsid w:val="00E86BD9"/>
    <w:rsid w:val="00E86C17"/>
    <w:rsid w:val="00E91CCC"/>
    <w:rsid w:val="00E935C4"/>
    <w:rsid w:val="00E97F7E"/>
    <w:rsid w:val="00EA265E"/>
    <w:rsid w:val="00EA2CB2"/>
    <w:rsid w:val="00EA3B3C"/>
    <w:rsid w:val="00EA75AC"/>
    <w:rsid w:val="00EA7B3C"/>
    <w:rsid w:val="00EB03CA"/>
    <w:rsid w:val="00EB151A"/>
    <w:rsid w:val="00EB30C6"/>
    <w:rsid w:val="00EB3FEF"/>
    <w:rsid w:val="00EB6ED6"/>
    <w:rsid w:val="00EB74D8"/>
    <w:rsid w:val="00EB7E6C"/>
    <w:rsid w:val="00EC2370"/>
    <w:rsid w:val="00ED2869"/>
    <w:rsid w:val="00ED29CA"/>
    <w:rsid w:val="00ED4695"/>
    <w:rsid w:val="00ED5438"/>
    <w:rsid w:val="00ED5DD5"/>
    <w:rsid w:val="00EE05DB"/>
    <w:rsid w:val="00EE17F7"/>
    <w:rsid w:val="00EE2626"/>
    <w:rsid w:val="00EE4AFB"/>
    <w:rsid w:val="00EE676B"/>
    <w:rsid w:val="00EE7E82"/>
    <w:rsid w:val="00EF027C"/>
    <w:rsid w:val="00EF55EB"/>
    <w:rsid w:val="00EF60B4"/>
    <w:rsid w:val="00EF75FD"/>
    <w:rsid w:val="00F015AC"/>
    <w:rsid w:val="00F02880"/>
    <w:rsid w:val="00F03022"/>
    <w:rsid w:val="00F032DC"/>
    <w:rsid w:val="00F0426D"/>
    <w:rsid w:val="00F04567"/>
    <w:rsid w:val="00F07D80"/>
    <w:rsid w:val="00F10F83"/>
    <w:rsid w:val="00F11E4B"/>
    <w:rsid w:val="00F1311E"/>
    <w:rsid w:val="00F1452B"/>
    <w:rsid w:val="00F1491E"/>
    <w:rsid w:val="00F1505D"/>
    <w:rsid w:val="00F20B40"/>
    <w:rsid w:val="00F24EB9"/>
    <w:rsid w:val="00F25077"/>
    <w:rsid w:val="00F26593"/>
    <w:rsid w:val="00F26B7E"/>
    <w:rsid w:val="00F32BAD"/>
    <w:rsid w:val="00F33716"/>
    <w:rsid w:val="00F35479"/>
    <w:rsid w:val="00F364B7"/>
    <w:rsid w:val="00F47E22"/>
    <w:rsid w:val="00F50DCD"/>
    <w:rsid w:val="00F50E33"/>
    <w:rsid w:val="00F51F26"/>
    <w:rsid w:val="00F53846"/>
    <w:rsid w:val="00F54563"/>
    <w:rsid w:val="00F60A74"/>
    <w:rsid w:val="00F61E15"/>
    <w:rsid w:val="00F62982"/>
    <w:rsid w:val="00F65D80"/>
    <w:rsid w:val="00F66DEB"/>
    <w:rsid w:val="00F66F41"/>
    <w:rsid w:val="00F705C1"/>
    <w:rsid w:val="00F71CDE"/>
    <w:rsid w:val="00F72B6A"/>
    <w:rsid w:val="00F749ED"/>
    <w:rsid w:val="00F7644F"/>
    <w:rsid w:val="00F81306"/>
    <w:rsid w:val="00F82622"/>
    <w:rsid w:val="00F83CC5"/>
    <w:rsid w:val="00F84F5C"/>
    <w:rsid w:val="00F9489F"/>
    <w:rsid w:val="00FA3142"/>
    <w:rsid w:val="00FA323C"/>
    <w:rsid w:val="00FA3913"/>
    <w:rsid w:val="00FA4510"/>
    <w:rsid w:val="00FA5A8D"/>
    <w:rsid w:val="00FA6176"/>
    <w:rsid w:val="00FB00FB"/>
    <w:rsid w:val="00FB4223"/>
    <w:rsid w:val="00FB5F4E"/>
    <w:rsid w:val="00FB69E7"/>
    <w:rsid w:val="00FC0059"/>
    <w:rsid w:val="00FC24F3"/>
    <w:rsid w:val="00FC26D9"/>
    <w:rsid w:val="00FC34CD"/>
    <w:rsid w:val="00FC367F"/>
    <w:rsid w:val="00FC6F34"/>
    <w:rsid w:val="00FD122D"/>
    <w:rsid w:val="00FD60EE"/>
    <w:rsid w:val="00FD7178"/>
    <w:rsid w:val="00FD7358"/>
    <w:rsid w:val="00FE00F2"/>
    <w:rsid w:val="00FE01CA"/>
    <w:rsid w:val="00FE1093"/>
    <w:rsid w:val="00FE18B5"/>
    <w:rsid w:val="00FE4BE2"/>
    <w:rsid w:val="00FE58BD"/>
    <w:rsid w:val="00FE7153"/>
    <w:rsid w:val="00FF1387"/>
    <w:rsid w:val="00FF13C5"/>
    <w:rsid w:val="00FF2D8C"/>
    <w:rsid w:val="00FF37F4"/>
    <w:rsid w:val="00FF4189"/>
    <w:rsid w:val="00FF6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9808"/>
  <w15:chartTrackingRefBased/>
  <w15:docId w15:val="{8FDF925D-DF5B-493B-99A4-C2514FEC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4A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A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A0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A5A0C"/>
    <w:rPr>
      <w:sz w:val="16"/>
      <w:szCs w:val="16"/>
    </w:rPr>
  </w:style>
  <w:style w:type="paragraph" w:styleId="CommentText">
    <w:name w:val="annotation text"/>
    <w:basedOn w:val="Normal"/>
    <w:link w:val="CommentTextChar"/>
    <w:uiPriority w:val="99"/>
    <w:semiHidden/>
    <w:unhideWhenUsed/>
    <w:rsid w:val="00DA5A0C"/>
    <w:pPr>
      <w:spacing w:line="240" w:lineRule="auto"/>
    </w:pPr>
    <w:rPr>
      <w:sz w:val="20"/>
      <w:szCs w:val="20"/>
    </w:rPr>
  </w:style>
  <w:style w:type="character" w:customStyle="1" w:styleId="CommentTextChar">
    <w:name w:val="Comment Text Char"/>
    <w:basedOn w:val="DefaultParagraphFont"/>
    <w:link w:val="CommentText"/>
    <w:uiPriority w:val="99"/>
    <w:semiHidden/>
    <w:rsid w:val="00DA5A0C"/>
    <w:rPr>
      <w:sz w:val="20"/>
      <w:szCs w:val="20"/>
    </w:rPr>
  </w:style>
  <w:style w:type="paragraph" w:styleId="CommentSubject">
    <w:name w:val="annotation subject"/>
    <w:basedOn w:val="CommentText"/>
    <w:next w:val="CommentText"/>
    <w:link w:val="CommentSubjectChar"/>
    <w:uiPriority w:val="99"/>
    <w:semiHidden/>
    <w:unhideWhenUsed/>
    <w:rsid w:val="00DA5A0C"/>
    <w:rPr>
      <w:b/>
      <w:bCs/>
    </w:rPr>
  </w:style>
  <w:style w:type="character" w:customStyle="1" w:styleId="CommentSubjectChar">
    <w:name w:val="Comment Subject Char"/>
    <w:basedOn w:val="CommentTextChar"/>
    <w:link w:val="CommentSubject"/>
    <w:uiPriority w:val="99"/>
    <w:semiHidden/>
    <w:rsid w:val="00DA5A0C"/>
    <w:rPr>
      <w:b/>
      <w:bCs/>
      <w:sz w:val="20"/>
      <w:szCs w:val="20"/>
    </w:rPr>
  </w:style>
  <w:style w:type="paragraph" w:styleId="BalloonText">
    <w:name w:val="Balloon Text"/>
    <w:basedOn w:val="Normal"/>
    <w:link w:val="BalloonTextChar"/>
    <w:uiPriority w:val="99"/>
    <w:semiHidden/>
    <w:unhideWhenUsed/>
    <w:rsid w:val="00DA5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A0C"/>
    <w:rPr>
      <w:rFonts w:ascii="Segoe UI" w:hAnsi="Segoe UI" w:cs="Segoe UI"/>
      <w:sz w:val="18"/>
      <w:szCs w:val="18"/>
    </w:rPr>
  </w:style>
  <w:style w:type="paragraph" w:styleId="Revision">
    <w:name w:val="Revision"/>
    <w:hidden/>
    <w:uiPriority w:val="99"/>
    <w:semiHidden/>
    <w:rsid w:val="00DA5A0C"/>
    <w:pPr>
      <w:spacing w:after="0" w:line="240" w:lineRule="auto"/>
    </w:pPr>
  </w:style>
  <w:style w:type="paragraph" w:customStyle="1" w:styleId="MaterialsandMethodsText">
    <w:name w:val="Materials and Methods Text"/>
    <w:basedOn w:val="Normal"/>
    <w:qFormat/>
    <w:rsid w:val="00C64A62"/>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C64A6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4A62"/>
    <w:rPr>
      <w:color w:val="0000FF"/>
      <w:u w:val="single"/>
    </w:rPr>
  </w:style>
  <w:style w:type="character" w:styleId="PlaceholderText">
    <w:name w:val="Placeholder Text"/>
    <w:basedOn w:val="DefaultParagraphFont"/>
    <w:uiPriority w:val="99"/>
    <w:semiHidden/>
    <w:rsid w:val="003F248C"/>
    <w:rPr>
      <w:color w:val="808080"/>
    </w:rPr>
  </w:style>
  <w:style w:type="character" w:customStyle="1" w:styleId="Heading3Char">
    <w:name w:val="Heading 3 Char"/>
    <w:basedOn w:val="DefaultParagraphFont"/>
    <w:link w:val="Heading3"/>
    <w:uiPriority w:val="9"/>
    <w:rsid w:val="00DF2D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002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0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306C"/>
  </w:style>
  <w:style w:type="paragraph" w:styleId="Footer">
    <w:name w:val="footer"/>
    <w:basedOn w:val="Normal"/>
    <w:link w:val="FooterChar"/>
    <w:uiPriority w:val="99"/>
    <w:unhideWhenUsed/>
    <w:rsid w:val="006C30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306C"/>
  </w:style>
  <w:style w:type="paragraph" w:styleId="Bibliography">
    <w:name w:val="Bibliography"/>
    <w:basedOn w:val="Normal"/>
    <w:next w:val="Normal"/>
    <w:uiPriority w:val="37"/>
    <w:semiHidden/>
    <w:unhideWhenUsed/>
    <w:rsid w:val="0039660F"/>
  </w:style>
  <w:style w:type="character" w:styleId="FollowedHyperlink">
    <w:name w:val="FollowedHyperlink"/>
    <w:basedOn w:val="DefaultParagraphFont"/>
    <w:uiPriority w:val="99"/>
    <w:semiHidden/>
    <w:unhideWhenUsed/>
    <w:rsid w:val="009D36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934473">
      <w:bodyDiv w:val="1"/>
      <w:marLeft w:val="0"/>
      <w:marRight w:val="0"/>
      <w:marTop w:val="0"/>
      <w:marBottom w:val="0"/>
      <w:divBdr>
        <w:top w:val="none" w:sz="0" w:space="0" w:color="auto"/>
        <w:left w:val="none" w:sz="0" w:space="0" w:color="auto"/>
        <w:bottom w:val="none" w:sz="0" w:space="0" w:color="auto"/>
        <w:right w:val="none" w:sz="0" w:space="0" w:color="auto"/>
      </w:divBdr>
    </w:div>
    <w:div w:id="1497375968">
      <w:bodyDiv w:val="1"/>
      <w:marLeft w:val="0"/>
      <w:marRight w:val="0"/>
      <w:marTop w:val="0"/>
      <w:marBottom w:val="0"/>
      <w:divBdr>
        <w:top w:val="none" w:sz="0" w:space="0" w:color="auto"/>
        <w:left w:val="none" w:sz="0" w:space="0" w:color="auto"/>
        <w:bottom w:val="none" w:sz="0" w:space="0" w:color="auto"/>
        <w:right w:val="none" w:sz="0" w:space="0" w:color="auto"/>
      </w:divBdr>
      <w:divsChild>
        <w:div w:id="1830441615">
          <w:marLeft w:val="0"/>
          <w:marRight w:val="0"/>
          <w:marTop w:val="0"/>
          <w:marBottom w:val="0"/>
          <w:divBdr>
            <w:top w:val="none" w:sz="0" w:space="0" w:color="auto"/>
            <w:left w:val="none" w:sz="0" w:space="0" w:color="auto"/>
            <w:bottom w:val="none" w:sz="0" w:space="0" w:color="auto"/>
            <w:right w:val="none" w:sz="0" w:space="0" w:color="auto"/>
          </w:divBdr>
        </w:div>
        <w:div w:id="1206869518">
          <w:marLeft w:val="0"/>
          <w:marRight w:val="0"/>
          <w:marTop w:val="0"/>
          <w:marBottom w:val="0"/>
          <w:divBdr>
            <w:top w:val="none" w:sz="0" w:space="0" w:color="auto"/>
            <w:left w:val="none" w:sz="0" w:space="0" w:color="auto"/>
            <w:bottom w:val="none" w:sz="0" w:space="0" w:color="auto"/>
            <w:right w:val="none" w:sz="0" w:space="0" w:color="auto"/>
          </w:divBdr>
        </w:div>
        <w:div w:id="1734086437">
          <w:marLeft w:val="0"/>
          <w:marRight w:val="0"/>
          <w:marTop w:val="0"/>
          <w:marBottom w:val="0"/>
          <w:divBdr>
            <w:top w:val="none" w:sz="0" w:space="0" w:color="auto"/>
            <w:left w:val="none" w:sz="0" w:space="0" w:color="auto"/>
            <w:bottom w:val="none" w:sz="0" w:space="0" w:color="auto"/>
            <w:right w:val="none" w:sz="0" w:space="0" w:color="auto"/>
          </w:divBdr>
        </w:div>
        <w:div w:id="269433683">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721322837">
          <w:marLeft w:val="0"/>
          <w:marRight w:val="0"/>
          <w:marTop w:val="0"/>
          <w:marBottom w:val="0"/>
          <w:divBdr>
            <w:top w:val="none" w:sz="0" w:space="0" w:color="auto"/>
            <w:left w:val="none" w:sz="0" w:space="0" w:color="auto"/>
            <w:bottom w:val="none" w:sz="0" w:space="0" w:color="auto"/>
            <w:right w:val="none" w:sz="0" w:space="0" w:color="auto"/>
          </w:divBdr>
        </w:div>
        <w:div w:id="1543859528">
          <w:marLeft w:val="0"/>
          <w:marRight w:val="0"/>
          <w:marTop w:val="0"/>
          <w:marBottom w:val="0"/>
          <w:divBdr>
            <w:top w:val="none" w:sz="0" w:space="0" w:color="auto"/>
            <w:left w:val="none" w:sz="0" w:space="0" w:color="auto"/>
            <w:bottom w:val="none" w:sz="0" w:space="0" w:color="auto"/>
            <w:right w:val="none" w:sz="0" w:space="0" w:color="auto"/>
          </w:divBdr>
        </w:div>
        <w:div w:id="233047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github.com/b-jorges/AirDra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osf.io/8gxp7/" TargetMode="Externa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6194D2D41EB3D4FBB6B0F61D7C4B7F7" ma:contentTypeVersion="33" ma:contentTypeDescription="Crear nuevo documento." ma:contentTypeScope="" ma:versionID="0d5aba9a976af9b3e273004cce682985">
  <xsd:schema xmlns:xsd="http://www.w3.org/2001/XMLSchema" xmlns:xs="http://www.w3.org/2001/XMLSchema" xmlns:p="http://schemas.microsoft.com/office/2006/metadata/properties" xmlns:ns3="6a60ad8c-9969-4323-af0d-5678ccd964fe" xmlns:ns4="64f14558-dd07-4936-9baa-0bdb7de25ce9" targetNamespace="http://schemas.microsoft.com/office/2006/metadata/properties" ma:root="true" ma:fieldsID="e6b0c38ee63e68520f679d16304b6ffa" ns3:_="" ns4:_="">
    <xsd:import namespace="6a60ad8c-9969-4323-af0d-5678ccd964fe"/>
    <xsd:import namespace="64f14558-dd07-4936-9baa-0bdb7de25ce9"/>
    <xsd:element name="properties">
      <xsd:complexType>
        <xsd:sequence>
          <xsd:element name="documentManagement">
            <xsd:complexType>
              <xsd:all>
                <xsd:element ref="ns3:MediaServiceMetadata" minOccurs="0"/>
                <xsd:element ref="ns3:MediaServiceFastMetadata" minOccurs="0"/>
                <xsd:element ref="ns3:MediaServiceLocation"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60ad8c-9969-4323-af0d-5678ccd964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Location" ma:index="10" nillable="true" ma:displayName="Location" ma:internalName="MediaServiceLocatio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4f14558-dd07-4936-9baa-0bdb7de25c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efaultSectionNames xmlns="6a60ad8c-9969-4323-af0d-5678ccd964fe" xsi:nil="true"/>
    <AppVersion xmlns="6a60ad8c-9969-4323-af0d-5678ccd964fe" xsi:nil="true"/>
    <NotebookType xmlns="6a60ad8c-9969-4323-af0d-5678ccd964fe" xsi:nil="true"/>
    <CultureName xmlns="6a60ad8c-9969-4323-af0d-5678ccd964fe" xsi:nil="true"/>
    <Owner xmlns="6a60ad8c-9969-4323-af0d-5678ccd964fe">
      <UserInfo>
        <DisplayName/>
        <AccountId xsi:nil="true"/>
        <AccountType/>
      </UserInfo>
    </Owner>
    <Students xmlns="6a60ad8c-9969-4323-af0d-5678ccd964fe">
      <UserInfo>
        <DisplayName/>
        <AccountId xsi:nil="true"/>
        <AccountType/>
      </UserInfo>
    </Students>
    <Student_Groups xmlns="6a60ad8c-9969-4323-af0d-5678ccd964fe">
      <UserInfo>
        <DisplayName/>
        <AccountId xsi:nil="true"/>
        <AccountType/>
      </UserInfo>
    </Student_Groups>
    <Is_Collaboration_Space_Locked xmlns="6a60ad8c-9969-4323-af0d-5678ccd964fe" xsi:nil="true"/>
    <Invited_Teachers xmlns="6a60ad8c-9969-4323-af0d-5678ccd964fe" xsi:nil="true"/>
    <IsNotebookLocked xmlns="6a60ad8c-9969-4323-af0d-5678ccd964fe" xsi:nil="true"/>
    <Math_Settings xmlns="6a60ad8c-9969-4323-af0d-5678ccd964fe" xsi:nil="true"/>
    <TeamsChannelId xmlns="6a60ad8c-9969-4323-af0d-5678ccd964fe" xsi:nil="true"/>
    <Invited_Students xmlns="6a60ad8c-9969-4323-af0d-5678ccd964fe" xsi:nil="true"/>
    <FolderType xmlns="6a60ad8c-9969-4323-af0d-5678ccd964fe" xsi:nil="true"/>
    <Distribution_Groups xmlns="6a60ad8c-9969-4323-af0d-5678ccd964fe" xsi:nil="true"/>
    <Templates xmlns="6a60ad8c-9969-4323-af0d-5678ccd964fe" xsi:nil="true"/>
    <Self_Registration_Enabled xmlns="6a60ad8c-9969-4323-af0d-5678ccd964fe" xsi:nil="true"/>
    <Has_Teacher_Only_SectionGroup xmlns="6a60ad8c-9969-4323-af0d-5678ccd964fe" xsi:nil="true"/>
    <LMS_Mappings xmlns="6a60ad8c-9969-4323-af0d-5678ccd964fe" xsi:nil="true"/>
    <Teachers xmlns="6a60ad8c-9969-4323-af0d-5678ccd964fe">
      <UserInfo>
        <DisplayName/>
        <AccountId xsi:nil="true"/>
        <AccountType/>
      </UserInfo>
    </Teach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0A50A-DCDA-4100-AAE2-958995419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60ad8c-9969-4323-af0d-5678ccd964fe"/>
    <ds:schemaRef ds:uri="64f14558-dd07-4936-9baa-0bdb7de25c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73EFDC-DB92-424F-AF29-975C1FA6D17F}">
  <ds:schemaRefs>
    <ds:schemaRef ds:uri="http://schemas.microsoft.com/office/2006/metadata/properties"/>
    <ds:schemaRef ds:uri="http://schemas.microsoft.com/office/infopath/2007/PartnerControls"/>
    <ds:schemaRef ds:uri="6a60ad8c-9969-4323-af0d-5678ccd964fe"/>
  </ds:schemaRefs>
</ds:datastoreItem>
</file>

<file path=customXml/itemProps3.xml><?xml version="1.0" encoding="utf-8"?>
<ds:datastoreItem xmlns:ds="http://schemas.openxmlformats.org/officeDocument/2006/customXml" ds:itemID="{858E39A9-8865-404F-9EA7-7EFEE425F653}">
  <ds:schemaRefs>
    <ds:schemaRef ds:uri="http://schemas.microsoft.com/sharepoint/v3/contenttype/forms"/>
  </ds:schemaRefs>
</ds:datastoreItem>
</file>

<file path=customXml/itemProps4.xml><?xml version="1.0" encoding="utf-8"?>
<ds:datastoreItem xmlns:ds="http://schemas.openxmlformats.org/officeDocument/2006/customXml" ds:itemID="{D3563231-46BB-4B58-9FE0-1AD0F8E80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23</Pages>
  <Words>23448</Words>
  <Characters>133659</Characters>
  <Application>Microsoft Office Word</Application>
  <DocSecurity>0</DocSecurity>
  <Lines>1113</Lines>
  <Paragraphs>313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Bjoern Jan Joerges</dc:creator>
  <cp:keywords/>
  <dc:description/>
  <cp:lastModifiedBy>Björn Jörges</cp:lastModifiedBy>
  <cp:revision>149</cp:revision>
  <dcterms:created xsi:type="dcterms:W3CDTF">2020-05-13T01:09:00Z</dcterms:created>
  <dcterms:modified xsi:type="dcterms:W3CDTF">2020-05-18T04:25:00Z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0x010100B6194D2D41EB3D4FBB6B0F61D7C4B7F7</vt:lpwstr>
  </property>
</Properties>
</file>