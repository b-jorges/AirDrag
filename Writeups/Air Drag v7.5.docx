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 xml:space="preserve">¹ Vision and Control of Action (VISCA) group, Department of Cognition, Development and Psychology of Education, </w:t>
      </w:r>
      <w:proofErr w:type="spellStart"/>
      <w:r w:rsidRPr="006565D9">
        <w:t>Institut</w:t>
      </w:r>
      <w:proofErr w:type="spellEnd"/>
      <w:r w:rsidRPr="006565D9">
        <w:t xml:space="preserve"> de </w:t>
      </w:r>
      <w:proofErr w:type="spellStart"/>
      <w:r w:rsidRPr="006565D9">
        <w:t>Neurociències</w:t>
      </w:r>
      <w:proofErr w:type="spellEnd"/>
      <w:r w:rsidRPr="006565D9">
        <w:t xml:space="preserve">, </w:t>
      </w:r>
      <w:proofErr w:type="spellStart"/>
      <w:r w:rsidRPr="006565D9">
        <w:t>Universitat</w:t>
      </w:r>
      <w:proofErr w:type="spellEnd"/>
      <w:r w:rsidRPr="006565D9">
        <w:t xml:space="preserve"> de Barcelona, Ps. </w:t>
      </w:r>
      <w:proofErr w:type="spellStart"/>
      <w:r w:rsidRPr="006565D9">
        <w:t>Vall</w:t>
      </w:r>
      <w:proofErr w:type="spellEnd"/>
      <w:r w:rsidRPr="006565D9">
        <w:t xml:space="preserve"> </w:t>
      </w:r>
      <w:proofErr w:type="spellStart"/>
      <w:r w:rsidRPr="006565D9">
        <w:t>d'Hebron</w:t>
      </w:r>
      <w:proofErr w:type="spellEnd"/>
      <w:r w:rsidRPr="006565D9">
        <w:t xml:space="preserve">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w:t>
      </w:r>
      <w:proofErr w:type="spellStart"/>
      <w:r w:rsidRPr="006565D9">
        <w:t>Keele</w:t>
      </w:r>
      <w:proofErr w:type="spellEnd"/>
      <w:r w:rsidRPr="006565D9">
        <w:t xml:space="preserv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t>
      </w:r>
      <w:proofErr w:type="gramStart"/>
      <w:r w:rsidR="00EB3FEF">
        <w:t>Wave</w:t>
      </w:r>
      <w:proofErr w:type="gramEnd"/>
      <w:r w:rsidR="00EB3FEF">
        <w:t xml:space="preser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6D1EA7"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6D1EA7"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w:t>
      </w:r>
      <w:proofErr w:type="gramStart"/>
      <w:r w:rsidR="00486DE5">
        <w:t>mass</w:t>
      </w:r>
      <w:proofErr w:type="gramEnd"/>
      <w:r w:rsidR="00486DE5">
        <w:t xml:space="preserve">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4F274F3"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6D1EA7"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6D1EA7"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6D1EA7"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6D1EA7"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6D1EA7"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6D1EA7"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6D1EA7"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759E7D70" w:rsidR="009F4A02" w:rsidRDefault="00047573" w:rsidP="00E35B02">
      <w:pPr>
        <w:pStyle w:val="Caption"/>
        <w:jc w:val="both"/>
      </w:pPr>
      <w:bookmarkStart w:id="0" w:name="_Ref36243749"/>
      <w:r>
        <w:t xml:space="preserve">Figure </w:t>
      </w:r>
      <w:fldSimple w:instr=" SEQ Figure \* ARABIC ">
        <w:r w:rsidR="002E7542">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6D1EA7"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6D1EA7"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A85B318" w:rsidR="004A25AA" w:rsidRDefault="009F4A02" w:rsidP="00EC2370">
      <w:pPr>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w:t>
      </w:r>
      <w:proofErr w:type="gramStart"/>
      <w:r w:rsidR="00D57C5D">
        <w:t>due to the effect</w:t>
      </w:r>
      <w:proofErr w:type="gramEnd"/>
      <w:r w:rsidR="00D57C5D">
        <w:t xml:space="preserve">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w:t>
      </w:r>
      <w:proofErr w:type="gramStart"/>
      <w:r w:rsidR="001D3148">
        <w:t>can’t</w:t>
      </w:r>
      <w:proofErr w:type="gramEnd"/>
      <w:r w:rsidR="001D3148">
        <w:t xml:space="preserve"> be rejected. </w:t>
      </w:r>
      <w:r w:rsidR="00603584">
        <w:t xml:space="preserve">Bayesian analyses furthermore allow to directly contrast two </w:t>
      </w:r>
      <w:r w:rsidR="00603584">
        <w:lastRenderedPageBreak/>
        <w:t>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323DD6DB" w14:textId="7DF11D66" w:rsidR="009D5335" w:rsidRDefault="009D5335" w:rsidP="00EC2370">
      <w:pPr>
        <w:jc w:val="both"/>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proofErr w:type="gramStart"/>
      <w:r>
        <w:t>simulated</w:t>
      </w:r>
      <w:proofErr w:type="gramEnd"/>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r w:rsidR="000E10F8">
        <w:t xml:space="preserve"> </w:t>
      </w:r>
      <w:commentRangeStart w:id="3"/>
      <w:r w:rsidR="000E10F8">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3"/>
      <w:r w:rsidR="00265AF1">
        <w:rPr>
          <w:rStyle w:val="CommentReference"/>
        </w:rPr>
        <w:commentReference w:id="3"/>
      </w:r>
    </w:p>
    <w:p w14:paraId="12448E05" w14:textId="50C7E2C8" w:rsidR="00FE7153" w:rsidRDefault="00FE7153" w:rsidP="00EC2370">
      <w:pPr>
        <w:jc w:val="both"/>
      </w:pPr>
      <w:r>
        <w:t xml:space="preserve">For </w:t>
      </w:r>
      <w:r w:rsidRPr="00A76338">
        <w:rPr>
          <w:b/>
          <w:bCs/>
        </w:rPr>
        <w:t>Hypothesis 2</w:t>
      </w:r>
      <w:r>
        <w:t>, we expect that temporal and spatial errors are comparable for targets of tennis ball size and targets of basketball size</w:t>
      </w:r>
      <w:ins w:id="4" w:author="Björn Jörges" w:date="2020-05-07T22:07:00Z">
        <w:r w:rsidR="004C6B75">
          <w:t xml:space="preserve"> in the “Air Drag: Present” condition, indicating that participants adapt their predictions to the target sizes</w:t>
        </w:r>
      </w:ins>
      <w:ins w:id="5" w:author="Björn Jörges" w:date="2020-05-07T22:08:00Z">
        <w:r w:rsidR="004C6B75">
          <w:t xml:space="preserve"> and respond accurately in both conditions. In the “Air Drag: Absent” condition, </w:t>
        </w:r>
      </w:ins>
      <w:ins w:id="6" w:author="Björn Jörges" w:date="2020-05-07T22:46:00Z">
        <w:r w:rsidR="00D72703">
          <w:t xml:space="preserve">in turn, </w:t>
        </w:r>
      </w:ins>
      <w:ins w:id="7" w:author="Björn Jörges" w:date="2020-05-07T22:08:00Z">
        <w:r w:rsidR="004C6B75">
          <w:t xml:space="preserve">we should see </w:t>
        </w:r>
      </w:ins>
      <w:ins w:id="8" w:author="Björn Jörges" w:date="2020-05-07T22:20:00Z">
        <w:r w:rsidR="003D269E">
          <w:t>differences</w:t>
        </w:r>
      </w:ins>
      <w:ins w:id="9" w:author="Björn Jörges" w:date="2020-05-07T22:46:00Z">
        <w:r w:rsidR="00D72703">
          <w:t xml:space="preserve"> </w:t>
        </w:r>
      </w:ins>
      <w:ins w:id="10" w:author="Björn Jörges" w:date="2020-05-07T22:51:00Z">
        <w:r w:rsidR="005C2640">
          <w:t xml:space="preserve">if humans take the size into account when extrapolating motion. </w:t>
        </w:r>
      </w:ins>
      <w:ins w:id="11" w:author="Björn Jörges" w:date="2020-05-07T22:53:00Z">
        <w:r w:rsidR="005C2640">
          <w:t>When participants extrapolate motion according to a correct physical model of air drag,</w:t>
        </w:r>
      </w:ins>
      <w:ins w:id="12" w:author="Björn Jörges" w:date="2020-05-08T20:25:00Z">
        <w:r w:rsidR="00C15D3D">
          <w:t xml:space="preserve"> we expect them to respond earlier for</w:t>
        </w:r>
      </w:ins>
      <w:ins w:id="13" w:author="Björn Jörges" w:date="2020-05-08T20:31:00Z">
        <w:r w:rsidR="00C15D3D">
          <w:t xml:space="preserve"> smaller targets and later for bigger targets</w:t>
        </w:r>
      </w:ins>
      <w:ins w:id="14" w:author="Björn Jörges" w:date="2020-05-07T23:06:00Z">
        <w:r w:rsidR="006B0A66">
          <w:t>.</w:t>
        </w:r>
      </w:ins>
      <w:ins w:id="15" w:author="Björn Jörges" w:date="2020-05-07T22:49:00Z">
        <w:r w:rsidR="005C2640">
          <w:t xml:space="preserve"> </w:t>
        </w:r>
      </w:ins>
      <w:ins w:id="16" w:author="Björn Jörges" w:date="2020-05-07T23:03:00Z">
        <w:r w:rsidR="001B114B">
          <w:t xml:space="preserve">For the spatial task, we expect </w:t>
        </w:r>
      </w:ins>
      <w:ins w:id="17" w:author="Björn Jörges" w:date="2020-05-08T20:32:00Z">
        <w:r w:rsidR="006A3F83">
          <w:t>participants to place the point of impact further to the left for bigger targets</w:t>
        </w:r>
      </w:ins>
      <w:ins w:id="18" w:author="Björn Jörges" w:date="2020-05-08T20:33:00Z">
        <w:r w:rsidR="006A3F83">
          <w:t xml:space="preserve"> than for smaller targets. </w:t>
        </w:r>
      </w:ins>
      <w:r w:rsidR="000E10F8">
        <w:t>To quantify how similar errors are between these two conditions, we use Bayesian Linear Mixed Models</w:t>
      </w:r>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r w:rsidR="003A6B67">
        <w:t>.</w:t>
      </w:r>
    </w:p>
    <w:p w14:paraId="490EDBA9" w14:textId="03372767" w:rsidR="00E16F8E" w:rsidRDefault="00C64662" w:rsidP="0006438B">
      <w:pPr>
        <w:jc w:val="both"/>
      </w:pPr>
      <w:commentRangeStart w:id="19"/>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 g.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19"/>
      <w:r w:rsidR="005E04FB">
        <w:rPr>
          <w:rStyle w:val="CommentReference"/>
        </w:rPr>
        <w:commentReference w:id="19"/>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06438B">
      <w:pPr>
        <w:jc w:val="both"/>
      </w:pPr>
      <w:r>
        <w:lastRenderedPageBreak/>
        <w:t>All data, as well as the R script used to analyze the data, can be found on GitHub (</w:t>
      </w:r>
      <w:hyperlink r:id="rId16" w:history="1">
        <w:r>
          <w:rPr>
            <w:rStyle w:val="Hyperlink"/>
          </w:rPr>
          <w:t>https://github.com/b-jorges/AirDrag</w:t>
        </w:r>
      </w:hyperlink>
      <w:r>
        <w:t>).</w:t>
      </w:r>
    </w:p>
    <w:p w14:paraId="35D96208" w14:textId="77777777" w:rsidR="00147804" w:rsidRPr="00147804" w:rsidRDefault="00147804"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6D1EA7"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w:t>
      </w:r>
      <w:proofErr w:type="gramStart"/>
      <w:r>
        <w:t>doesn’t</w:t>
      </w:r>
      <w:proofErr w:type="gramEnd"/>
      <w:r>
        <w:t xml:space="preserve">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0A97BD8D"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del w:id="20" w:author="Björn Jörges" w:date="2020-05-06T23:55:00Z">
            <w:rPr>
              <w:rFonts w:ascii="Cambria Math" w:hAnsi="Cambria Math"/>
            </w:rPr>
            <m:t>t (16194)=2.75</m:t>
          </w:del>
        </m:r>
      </m:oMath>
      <w:del w:id="21" w:author="Björn Jörges" w:date="2020-05-06T23:55:00Z">
        <w:r w:rsidR="00777712" w:rsidDel="001525FD">
          <w:rPr>
            <w:rFonts w:eastAsiaTheme="minorEastAsia"/>
          </w:rPr>
          <w:delText xml:space="preserve">; p </w:delText>
        </w:r>
        <w:r w:rsidR="00E566A2" w:rsidDel="001525FD">
          <w:rPr>
            <w:rFonts w:eastAsiaTheme="minorEastAsia"/>
          </w:rPr>
          <w:delText>=</w:delText>
        </w:r>
        <w:r w:rsidR="00777712" w:rsidDel="001525FD">
          <w:rPr>
            <w:rFonts w:eastAsiaTheme="minorEastAsia"/>
          </w:rPr>
          <w:delText xml:space="preserve"> 0.0</w:delText>
        </w:r>
        <w:r w:rsidR="00E566A2" w:rsidDel="001525FD">
          <w:rPr>
            <w:rFonts w:eastAsiaTheme="minorEastAsia"/>
          </w:rPr>
          <w:delText>0</w:delText>
        </w:r>
        <w:r w:rsidR="00DC5564" w:rsidDel="001525FD">
          <w:rPr>
            <w:rFonts w:eastAsiaTheme="minorEastAsia"/>
          </w:rPr>
          <w:delText>6</w:delText>
        </w:r>
        <w:r w:rsidR="00777712" w:rsidDel="001525FD">
          <w:rPr>
            <w:rFonts w:eastAsiaTheme="minorEastAsia"/>
          </w:rPr>
          <w:delText xml:space="preserve">; </w:delText>
        </w:r>
      </w:del>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0EA080D1" w:rsidR="00B66FE9" w:rsidRDefault="00A906F7" w:rsidP="00EC2370">
      <w:pPr>
        <w:jc w:val="both"/>
      </w:pPr>
      <w:commentRangeStart w:id="22"/>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9F4868">
        <w:lastRenderedPageBreak/>
        <w:t>[</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w:t>
      </w:r>
      <w:proofErr w:type="gramStart"/>
      <w:r w:rsidR="00706C13">
        <w:t xml:space="preserve">for </w:t>
      </w:r>
      <w:r w:rsidR="00E935C4">
        <w:t xml:space="preserve"> either</w:t>
      </w:r>
      <w:proofErr w:type="gramEnd"/>
      <w:r w:rsidR="00E935C4">
        <w:t xml:space="preserve"> of the two conditions.</w:t>
      </w:r>
      <w:commentRangeEnd w:id="22"/>
      <w:r w:rsidR="0004593D">
        <w:rPr>
          <w:rStyle w:val="CommentReference"/>
        </w:rPr>
        <w:commentReference w:id="22"/>
      </w:r>
    </w:p>
    <w:p w14:paraId="511DC312" w14:textId="617FC393" w:rsidR="0072483C" w:rsidRDefault="00706C13" w:rsidP="00EC2370">
      <w:pPr>
        <w:jc w:val="both"/>
      </w:pPr>
      <w:commentRangeStart w:id="23"/>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23"/>
      <w:r w:rsidR="00265AF1">
        <w:rPr>
          <w:rStyle w:val="CommentReference"/>
        </w:rPr>
        <w:commentReference w:id="23"/>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w:t>
      </w:r>
      <w:proofErr w:type="spellStart"/>
      <w:r w:rsidR="00454CF0">
        <w:t>rstan</w:t>
      </w:r>
      <w:proofErr w:type="spellEnd"/>
      <w:r w:rsidR="00454CF0">
        <w:t xml:space="preserve">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6D1EA7"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w:t>
      </w:r>
      <w:proofErr w:type="gramStart"/>
      <w:r w:rsidR="00044507">
        <w:t>hypothesis(</w:t>
      </w:r>
      <w:proofErr w:type="gramEnd"/>
      <w:r w:rsidR="00044507">
        <w:t xml:space="preserve">)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6D1EA7"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6D1EA7"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3864000A" w:rsidR="00813196" w:rsidRDefault="007C696F" w:rsidP="00813196">
      <w:pPr>
        <w:jc w:val="both"/>
      </w:pPr>
      <w:commentRangeStart w:id="24"/>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del w:id="25" w:author="Björn Jörges" w:date="2020-05-06T23:47:00Z">
        <w:r w:rsidR="00640A0D" w:rsidRPr="006778A0" w:rsidDel="00BC625C">
          <w:delText>t</w:delText>
        </w:r>
      </w:del>
      <m:oMath>
        <m:d>
          <m:dPr>
            <m:ctrlPr>
              <w:del w:id="26" w:author="Björn Jörges" w:date="2020-05-06T23:47:00Z">
                <w:rPr>
                  <w:rFonts w:ascii="Cambria Math" w:hAnsi="Cambria Math"/>
                  <w:i/>
                </w:rPr>
              </w:del>
            </m:ctrlPr>
          </m:dPr>
          <m:e>
            <m:r>
              <w:del w:id="27" w:author="Björn Jörges" w:date="2020-05-06T23:47:00Z">
                <w:rPr>
                  <w:rFonts w:ascii="Cambria Math" w:hAnsi="Cambria Math"/>
                </w:rPr>
                <m:t>16194</m:t>
              </w:del>
            </m:r>
          </m:e>
        </m:d>
        <m:r>
          <w:del w:id="28" w:author="Björn Jörges" w:date="2020-05-06T23:47:00Z">
            <w:rPr>
              <w:rFonts w:ascii="Cambria Math" w:hAnsi="Cambria Math"/>
            </w:rPr>
            <m:t xml:space="preserve">=-7.90;  </m:t>
          </w:del>
        </m:r>
      </m:oMath>
      <w:del w:id="29" w:author="Björn Jörges" w:date="2020-05-06T23:47:00Z">
        <w:r w:rsidR="001B458B" w:rsidRPr="00126A28" w:rsidDel="00BC625C">
          <w:delText>p</w:delText>
        </w:r>
        <w:r w:rsidR="001B458B" w:rsidRPr="0059303D" w:rsidDel="00BC625C">
          <w:delText> </w:delText>
        </w:r>
        <w:r w:rsidR="00F015AC" w:rsidRPr="006778A0" w:rsidDel="00BC625C">
          <w:delText>&lt; 0.01</w:delText>
        </w:r>
        <w:r w:rsidR="001B458B" w:rsidRPr="0059303D" w:rsidDel="00BC625C">
          <w:delText xml:space="preserve">; </w:delText>
        </w:r>
      </w:del>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24"/>
      <w:r w:rsidR="0004593D">
        <w:rPr>
          <w:rStyle w:val="CommentReference"/>
        </w:rPr>
        <w:commentReference w:id="24"/>
      </w:r>
    </w:p>
    <w:p w14:paraId="103A5259" w14:textId="135E20F1" w:rsidR="00982D30" w:rsidRDefault="006D07B1" w:rsidP="00EC2370">
      <w:pPr>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6D1EA7"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lastRenderedPageBreak/>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4CEC9000"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1B67E1">
      <w:pPr>
        <w:keepNext/>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5B8F21B5" w:rsidR="001B67E1" w:rsidRDefault="001B67E1" w:rsidP="001B67E1">
      <w:pPr>
        <w:pStyle w:val="Caption"/>
        <w:jc w:val="both"/>
      </w:pPr>
      <w:bookmarkStart w:id="30" w:name="_Ref36174245"/>
      <w:r>
        <w:t xml:space="preserve">Figure </w:t>
      </w:r>
      <w:fldSimple w:instr=" SEQ Figure \* ARABIC ">
        <w:r w:rsidR="002E7542">
          <w:rPr>
            <w:noProof/>
          </w:rPr>
          <w:t>2</w:t>
        </w:r>
      </w:fldSimple>
      <w:bookmarkEnd w:id="30"/>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31"/>
      <w:r>
        <w:t>Target size and air drag-related extrapolation</w:t>
      </w:r>
      <w:commentRangeEnd w:id="31"/>
      <w:r w:rsidR="00ED4695">
        <w:rPr>
          <w:rStyle w:val="CommentReference"/>
          <w:rFonts w:asciiTheme="minorHAnsi" w:eastAsiaTheme="minorHAnsi" w:hAnsiTheme="minorHAnsi" w:cstheme="minorBidi"/>
          <w:color w:val="auto"/>
        </w:rPr>
        <w:commentReference w:id="31"/>
      </w:r>
    </w:p>
    <w:p w14:paraId="4BC3257D" w14:textId="2A5D286B" w:rsidR="00EA75AC" w:rsidRDefault="00EA75AC" w:rsidP="00EA75AC">
      <w:pPr>
        <w:jc w:val="both"/>
      </w:pPr>
      <w:r>
        <w:t xml:space="preserve">We furthermore hypothesized that humans might extrapolate motion </w:t>
      </w:r>
      <w:proofErr w:type="gramStart"/>
      <w:r>
        <w:t>taking into account</w:t>
      </w:r>
      <w:proofErr w:type="gramEnd"/>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6D1EA7"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2"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6D1EA7"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33"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6D1EA7"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4"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6D1EA7"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35"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46F18065" w:rsidR="006A1FC1" w:rsidRDefault="00EA75AC" w:rsidP="004A61C4">
      <w:pPr>
        <w:jc w:val="both"/>
      </w:pPr>
      <w:r>
        <w:lastRenderedPageBreak/>
        <w:t xml:space="preserve">We tested the Test Models against the Null Models with a Likelihood Ratio Test and found the variable “Ball Size”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36" w:author="Björn Jörges" w:date="2020-05-06T23:29:00Z">
            <w:rPr>
              <w:rFonts w:ascii="Cambria Math" w:hAnsi="Cambria Math"/>
            </w:rPr>
            <m:t>0.487</m:t>
          </w:del>
        </m:r>
        <m:r>
          <w:ins w:id="37"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38" w:author="Björn Jörges" w:date="2020-05-06T23:28:00Z">
        <w:r w:rsidR="00D01C7F" w:rsidDel="00DF2D86">
          <w:delText>485</w:delText>
        </w:r>
      </w:del>
      <w:ins w:id="39" w:author="Björn Jörges" w:date="2020-05-06T23:28:00Z">
        <w:r w:rsidR="00DF2D86">
          <w:t>283</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40" w:author="Björn Jörges" w:date="2020-05-06T23:29:00Z">
        <w:r w:rsidR="00C83D2F">
          <w:t>08</w:t>
        </w:r>
      </w:ins>
      <w:del w:id="41"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42" w:author="Björn Jörges" w:date="2020-05-06T23:29:00Z">
        <w:r w:rsidR="00C83D2F">
          <w:t>0</w:t>
        </w:r>
      </w:ins>
      <w:del w:id="43"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44" w:author="Björn Jörges" w:date="2020-05-06T23:32:00Z">
        <w:r w:rsidR="0015469C" w:rsidDel="00E235E4">
          <w:delText>0.004</w:delText>
        </w:r>
      </w:del>
      <w:ins w:id="45" w:author="Björn Jörges" w:date="2020-05-06T23:32:00Z">
        <w:r w:rsidR="00E235E4">
          <w:t>-0.002</w:t>
        </w:r>
      </w:ins>
      <w:r w:rsidR="00ED2869" w:rsidRPr="00E80187">
        <w:t> (</w:t>
      </w:r>
      <w:del w:id="46" w:author="Björn Jörges" w:date="2020-05-06T23:46:00Z">
        <w:r w:rsidR="00ED2869" w:rsidRPr="00E80187" w:rsidDel="0051170F">
          <w:delText>t</w:delText>
        </w:r>
      </w:del>
      <m:oMath>
        <m:d>
          <m:dPr>
            <m:ctrlPr>
              <w:del w:id="47" w:author="Björn Jörges" w:date="2020-05-06T23:46:00Z">
                <w:rPr>
                  <w:rFonts w:ascii="Cambria Math" w:hAnsi="Cambria Math"/>
                  <w:i/>
                </w:rPr>
              </w:del>
            </m:ctrlPr>
          </m:dPr>
          <m:e>
            <m:r>
              <w:del w:id="48" w:author="Björn Jörges" w:date="2020-05-06T23:46:00Z">
                <w:rPr>
                  <w:rFonts w:ascii="Cambria Math" w:hAnsi="Cambria Math"/>
                </w:rPr>
                <m:t>16194</m:t>
              </w:del>
            </m:r>
          </m:e>
        </m:d>
        <m:r>
          <w:del w:id="49" w:author="Björn Jörges" w:date="2020-05-06T23:46:00Z">
            <w:rPr>
              <w:rFonts w:ascii="Cambria Math" w:hAnsi="Cambria Math"/>
            </w:rPr>
            <m:t>=</m:t>
          </w:del>
        </m:r>
        <m:r>
          <w:del w:id="50" w:author="Björn Jörges" w:date="2020-05-06T23:34:00Z">
            <w:rPr>
              <w:rFonts w:ascii="Cambria Math" w:hAnsi="Cambria Math"/>
            </w:rPr>
            <m:t>0.</m:t>
          </w:del>
        </m:r>
        <m:r>
          <w:del w:id="51" w:author="Björn Jörges" w:date="2020-05-06T23:31:00Z">
            <w:rPr>
              <w:rFonts w:ascii="Cambria Math" w:hAnsi="Cambria Math"/>
            </w:rPr>
            <m:t>698</m:t>
          </w:del>
        </m:r>
        <m:r>
          <w:del w:id="52" w:author="Björn Jörges" w:date="2020-05-06T23:46:00Z">
            <w:rPr>
              <w:rFonts w:ascii="Cambria Math" w:hAnsi="Cambria Math"/>
            </w:rPr>
            <m:t xml:space="preserve">;  </m:t>
          </w:del>
        </m:r>
      </m:oMath>
      <w:del w:id="53" w:author="Björn Jörges" w:date="2020-05-06T23:46:00Z">
        <w:r w:rsidR="00ED2869" w:rsidRPr="00E80187" w:rsidDel="0051170F">
          <w:delText>p </w:delText>
        </w:r>
        <w:r w:rsidR="000B4906" w:rsidDel="0051170F">
          <w:delText>=</w:delText>
        </w:r>
        <w:r w:rsidR="00ED2869" w:rsidRPr="00E80187" w:rsidDel="0051170F">
          <w:delText xml:space="preserve"> 0.</w:delText>
        </w:r>
      </w:del>
      <w:del w:id="54" w:author="Björn Jörges" w:date="2020-05-06T23:31:00Z">
        <w:r w:rsidR="000B4906" w:rsidDel="00E235E4">
          <w:delText>48</w:delText>
        </w:r>
        <w:r w:rsidR="003C36C4" w:rsidDel="00E235E4">
          <w:delText>5</w:delText>
        </w:r>
      </w:del>
      <w:del w:id="55" w:author="Björn Jörges" w:date="2020-05-06T23:46:00Z">
        <w:r w:rsidR="00ED2869" w:rsidRPr="00E80187" w:rsidDel="0051170F">
          <w:delText xml:space="preserve">; </w:delText>
        </w:r>
      </w:del>
      <w:r w:rsidR="00ED2869" w:rsidRPr="00E80187">
        <w:t>SE = 0.00</w:t>
      </w:r>
      <w:ins w:id="56" w:author="Björn Jörges" w:date="2020-05-06T23:32:00Z">
        <w:r w:rsidR="00E235E4">
          <w:t>8</w:t>
        </w:r>
      </w:ins>
      <w:del w:id="57" w:author="Björn Jörges" w:date="2020-05-06T23:32:00Z">
        <w:r w:rsidR="005724E4" w:rsidDel="00E235E4">
          <w:delText>5</w:delText>
        </w:r>
      </w:del>
      <w:r w:rsidR="00ED2869" w:rsidRPr="00E80187">
        <w:t>)</w:t>
      </w:r>
      <w:ins w:id="58" w:author="Björn Jörges" w:date="2020-05-06T23:33:00Z">
        <w:r w:rsidR="00E235E4">
          <w:t xml:space="preserve">; for “Air Drag: </w:t>
        </w:r>
      </w:ins>
      <w:ins w:id="59" w:author="Björn Jörges" w:date="2020-05-08T20:38:00Z">
        <w:r w:rsidR="0046135E">
          <w:t>Absent</w:t>
        </w:r>
      </w:ins>
      <w:ins w:id="60" w:author="Björn Jörges" w:date="2020-05-06T23:33:00Z">
        <w:r w:rsidR="00E235E4">
          <w:t>” it is 0.01 (</w:t>
        </w:r>
      </w:ins>
      <w:ins w:id="61" w:author="Björn Jörges" w:date="2020-05-06T23:39:00Z">
        <w:r w:rsidR="00DA7ACC">
          <w:t>SE = 0.008; and for their interaction it is 0.0</w:t>
        </w:r>
      </w:ins>
      <w:ins w:id="62" w:author="Björn Jörges" w:date="2020-05-06T23:40:00Z">
        <w:r w:rsidR="00DA7ACC">
          <w:t>12 (SE = 0.011</w:t>
        </w:r>
      </w:ins>
      <w:ins w:id="63" w:author="Björn Jörges" w:date="2020-05-06T23:41:00Z">
        <w:r w:rsidR="00DA7ACC">
          <w:t>)</w:t>
        </w:r>
      </w:ins>
      <w:del w:id="64" w:author="Björn Jörges" w:date="2020-05-06T23:32:00Z">
        <w:r w:rsidR="00ED2869" w:rsidRPr="00E80187" w:rsidDel="00E235E4">
          <w:delText>.</w:delText>
        </w:r>
      </w:del>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7190CC99" w14:textId="059ED13B" w:rsidR="004052C0" w:rsidRDefault="00EA75AC" w:rsidP="004A61C4">
      <w:pPr>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65" w:author="Björn Jörges" w:date="2020-05-08T20:35:00Z">
        <w:r w:rsidR="006C6853">
          <w:t xml:space="preserve"> for the “Air Drag: Present” condition and an undershoot for big targets</w:t>
        </w:r>
      </w:ins>
      <w:ins w:id="66" w:author="Björn Jörges" w:date="2020-05-08T20:36:00Z">
        <w:r w:rsidR="006C6853">
          <w:t xml:space="preserve"> in comparison to small targets</w:t>
        </w:r>
      </w:ins>
      <w:ins w:id="67" w:author="Björn Jörges" w:date="2020-05-08T20:35:00Z">
        <w:r w:rsidR="006C6853">
          <w:t xml:space="preserve"> </w:t>
        </w:r>
      </w:ins>
      <w:del w:id="68" w:author="Björn Jörges" w:date="2020-05-08T20:35:00Z">
        <w:r w:rsidR="00A72E30" w:rsidDel="006C6853">
          <w:delText>, or an undershoot for the bigger object with respect to the smaller object,</w:delText>
        </w:r>
      </w:del>
      <w:r w:rsidR="00A72E30">
        <w:t xml:space="preserve"> would thus entail some support for the idea that humans take into account an object’s size to judge the effect of air drag on its trajectory. T</w:t>
      </w:r>
      <w:r w:rsidR="00583567">
        <w:t xml:space="preserve">he </w:t>
      </w:r>
      <w:del w:id="69" w:author="Björn Jörges" w:date="2020-05-08T20:35:00Z">
        <w:r w:rsidR="00583567" w:rsidDel="006C6853">
          <w:delText>variable “</w:delText>
        </w:r>
        <w:r w:rsidR="00A06443" w:rsidDel="006C6853">
          <w:delText>Ball Size</w:delText>
        </w:r>
        <w:r w:rsidR="00583567" w:rsidDel="006C6853">
          <w:delText>”</w:delText>
        </w:r>
        <w:r w:rsidR="00A06443" w:rsidDel="006C6853">
          <w:delText xml:space="preserve"> </w:delText>
        </w:r>
      </w:del>
      <w:ins w:id="70" w:author="Björn Jörges" w:date="2020-05-08T20:35:00Z">
        <w:r w:rsidR="006C6853">
          <w:t xml:space="preserve">interaction between </w:t>
        </w:r>
      </w:ins>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71" w:author="Björn Jörges" w:date="2020-05-06T23:43:00Z">
            <w:rPr>
              <w:rFonts w:ascii="Cambria Math" w:hAnsi="Cambria Math"/>
            </w:rPr>
            <m:t>86.268</m:t>
          </w:del>
        </m:r>
        <m:r>
          <w:ins w:id="72" w:author="Björn Jörges" w:date="2020-05-06T23:43:00Z">
            <w:rPr>
              <w:rFonts w:ascii="Cambria Math" w:hAnsi="Cambria Math"/>
            </w:rPr>
            <m:t>12.244</m:t>
          </w:ins>
        </m:r>
        <m:r>
          <w:rPr>
            <w:rFonts w:ascii="Cambria Math" w:hAnsi="Cambria Math"/>
          </w:rPr>
          <m:t xml:space="preserve">;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w:t>
      </w:r>
      <w:del w:id="73" w:author="Björn Jörges" w:date="2020-05-06T23:43:00Z">
        <w:r w:rsidR="00996E9E" w:rsidDel="007D032D">
          <w:delText xml:space="preserve">889 </w:delText>
        </w:r>
      </w:del>
      <w:ins w:id="74" w:author="Björn Jörges" w:date="2020-05-06T23:43:00Z">
        <w:r w:rsidR="007D032D">
          <w:t xml:space="preserve">946 </w:t>
        </w:r>
      </w:ins>
      <w:r w:rsidR="00996E9E">
        <w:t>(SE = 0.</w:t>
      </w:r>
      <w:r w:rsidR="00E236B6">
        <w:t>04</w:t>
      </w:r>
      <w:ins w:id="75" w:author="Björn Jörges" w:date="2020-05-06T23:43:00Z">
        <w:r w:rsidR="007D032D">
          <w:t>5</w:t>
        </w:r>
      </w:ins>
      <w:del w:id="76" w:author="Björn Jörges" w:date="2020-05-06T23:43:00Z">
        <w:r w:rsidR="00E236B6" w:rsidDel="007D032D">
          <w:delText>4</w:delText>
        </w:r>
      </w:del>
      <w:r w:rsidR="00996E9E">
        <w:t xml:space="preserve">) and the </w:t>
      </w:r>
      <w:r w:rsidR="00996E9E" w:rsidRPr="00E80187">
        <w:t xml:space="preserve">intercept for the Null </w:t>
      </w:r>
      <w:commentRangeStart w:id="77"/>
      <w:r w:rsidR="00996E9E" w:rsidRPr="00E80187">
        <w:t xml:space="preserve">Model is </w:t>
      </w:r>
      <w:r w:rsidR="00E236B6">
        <w:t>0.</w:t>
      </w:r>
      <w:del w:id="78" w:author="Björn Jörges" w:date="2020-05-06T23:43:00Z">
        <w:r w:rsidR="00E236B6" w:rsidDel="007D032D">
          <w:delText>901</w:delText>
        </w:r>
        <w:r w:rsidR="00996E9E" w:rsidRPr="00E80187" w:rsidDel="007D032D">
          <w:delText xml:space="preserve"> </w:delText>
        </w:r>
      </w:del>
      <w:ins w:id="79"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t xml:space="preserve">The regression coefficient for “Ball Size: 0.12 m” </w:t>
      </w:r>
      <w:r w:rsidR="000C5B16">
        <w:t xml:space="preserve">is </w:t>
      </w:r>
      <w:r>
        <w:t>0.0</w:t>
      </w:r>
      <w:ins w:id="80" w:author="Björn Jörges" w:date="2020-05-06T23:44:00Z">
        <w:r w:rsidR="007D032D">
          <w:t>32</w:t>
        </w:r>
      </w:ins>
      <w:del w:id="81" w:author="Björn Jörges" w:date="2020-05-06T23:44:00Z">
        <w:r w:rsidDel="007D032D">
          <w:delText>24</w:delText>
        </w:r>
      </w:del>
      <w:r>
        <w:t xml:space="preserve"> (SE = 0.00</w:t>
      </w:r>
      <w:ins w:id="82" w:author="Björn Jörges" w:date="2020-05-06T23:44:00Z">
        <w:r w:rsidR="007D032D">
          <w:t>4</w:t>
        </w:r>
      </w:ins>
      <w:del w:id="83" w:author="Björn Jörges" w:date="2020-05-06T23:44:00Z">
        <w:r w:rsidDel="007D032D">
          <w:delText>2</w:delText>
        </w:r>
      </w:del>
      <w:r>
        <w:t xml:space="preserve">); </w:t>
      </w:r>
      <w:ins w:id="84" w:author="Björn Jörges" w:date="2020-05-07T02:01:00Z">
        <w:r w:rsidR="00341BDC">
          <w:t xml:space="preserve">for “Air Drag: Absent” it is </w:t>
        </w:r>
      </w:ins>
      <w:ins w:id="85" w:author="Björn Jörges" w:date="2020-05-07T02:02:00Z">
        <w:r w:rsidR="00341BDC">
          <w:t>-0.01 (SE = 0.004), and -</w:t>
        </w:r>
      </w:ins>
      <w:ins w:id="86" w:author="Björn Jörges" w:date="2020-05-07T02:03:00Z">
        <w:r w:rsidR="00341BDC">
          <w:t xml:space="preserve">0.017 (SE = 0.005) </w:t>
        </w:r>
      </w:ins>
      <w:ins w:id="87" w:author="Björn Jörges" w:date="2020-05-07T02:02:00Z">
        <w:r w:rsidR="00341BDC">
          <w:t xml:space="preserve">for the </w:t>
        </w:r>
      </w:ins>
      <w:ins w:id="88" w:author="Björn Jörges" w:date="2020-05-07T02:03:00Z">
        <w:r w:rsidR="00341BDC">
          <w:t>interactio</w:t>
        </w:r>
      </w:ins>
      <w:ins w:id="89" w:author="Björn Jörges" w:date="2020-05-07T22:03:00Z">
        <w:r w:rsidR="004C6B75">
          <w:t xml:space="preserve">n. That is, the difference between the sizes is smaller when </w:t>
        </w:r>
      </w:ins>
      <w:ins w:id="90" w:author="Björn Jörges" w:date="2020-05-07T22:04:00Z">
        <w:r w:rsidR="004C6B75">
          <w:t xml:space="preserve">no </w:t>
        </w:r>
        <w:proofErr w:type="spellStart"/>
        <w:r w:rsidR="004C6B75">
          <w:t>airdrag</w:t>
        </w:r>
        <w:proofErr w:type="spellEnd"/>
        <w:r w:rsidR="004C6B75">
          <w:t xml:space="preserve"> was simulated.</w:t>
        </w:r>
      </w:ins>
      <w:ins w:id="91" w:author="Björn Jörges" w:date="2020-05-08T22:06:00Z">
        <w:r w:rsidR="004C2528">
          <w:t xml:space="preserve"> </w:t>
        </w:r>
      </w:ins>
      <w:ins w:id="92" w:author="Björn Jörges" w:date="2020-05-08T20:37:00Z">
        <w:r w:rsidR="0046135E">
          <w:t>Big</w:t>
        </w:r>
      </w:ins>
      <w:ins w:id="93" w:author="Björn Jörges" w:date="2020-05-08T20:36:00Z">
        <w:r w:rsidR="0046135E">
          <w:t xml:space="preserve"> targets were thus associated with an </w:t>
        </w:r>
      </w:ins>
      <w:ins w:id="94" w:author="Björn Jörges" w:date="2020-05-08T20:37:00Z">
        <w:r w:rsidR="0046135E">
          <w:t>over</w:t>
        </w:r>
      </w:ins>
      <w:ins w:id="95" w:author="Björn Jörges" w:date="2020-05-08T20:36:00Z">
        <w:r w:rsidR="0046135E">
          <w:t>shoot</w:t>
        </w:r>
      </w:ins>
      <w:ins w:id="96" w:author="Björn Jörges" w:date="2020-05-08T20:37:00Z">
        <w:r w:rsidR="0046135E">
          <w:t xml:space="preserve"> with regards to small targets</w:t>
        </w:r>
      </w:ins>
      <w:ins w:id="97" w:author="Björn Jörges" w:date="2020-05-08T20:38:00Z">
        <w:r w:rsidR="0046135E">
          <w:t xml:space="preserve"> for both </w:t>
        </w:r>
        <w:proofErr w:type="gramStart"/>
        <w:r w:rsidR="0046135E">
          <w:t>air</w:t>
        </w:r>
        <w:proofErr w:type="gramEnd"/>
        <w:r w:rsidR="0046135E">
          <w:t xml:space="preserve"> drag conditions, although less so for</w:t>
        </w:r>
      </w:ins>
      <w:ins w:id="98" w:author="Björn Jörges" w:date="2020-05-08T23:29:00Z">
        <w:r w:rsidR="00443E89">
          <w:t xml:space="preserve"> </w:t>
        </w:r>
      </w:ins>
      <w:ins w:id="99" w:author="Björn Jörges" w:date="2020-05-08T20:38:00Z">
        <w:r w:rsidR="0046135E">
          <w:t>“Air Drag: Absent”</w:t>
        </w:r>
        <w:r w:rsidR="006D1EA7">
          <w:t>.</w:t>
        </w:r>
      </w:ins>
      <w:ins w:id="100" w:author="Björn Jörges" w:date="2020-05-08T20:37:00Z">
        <w:r w:rsidR="0046135E">
          <w:t xml:space="preserve"> </w:t>
        </w:r>
      </w:ins>
      <w:del w:id="101" w:author="Björn Jörges" w:date="2020-05-07T02:03:00Z">
        <w:r w:rsidDel="00AF42C1">
          <w:delText>t</w:delText>
        </w:r>
      </w:del>
      <w:del w:id="102" w:author="Björn Jörges" w:date="2020-05-08T20:36:00Z">
        <w:r w:rsidDel="0046135E">
          <w:delText xml:space="preserve">he larger targets thus lead observers </w:delText>
        </w:r>
        <w:r w:rsidR="004A61C4" w:rsidDel="0046135E">
          <w:delText xml:space="preserve">to perceive a </w:delText>
        </w:r>
        <w:r w:rsidR="00512D64" w:rsidDel="0046135E">
          <w:delText xml:space="preserve">smaller undershoot </w:delText>
        </w:r>
        <w:r w:rsidDel="0046135E">
          <w:delText xml:space="preserve">than </w:delText>
        </w:r>
        <w:r w:rsidR="00512D64" w:rsidDel="0046135E">
          <w:delText xml:space="preserve">for </w:delText>
        </w:r>
        <w:r w:rsidDel="0046135E">
          <w:delText>smaller objects</w:delText>
        </w:r>
      </w:del>
      <w:r>
        <w:t>.</w:t>
      </w:r>
      <w:ins w:id="103" w:author="Björn Jörges" w:date="2020-05-07T01:40:00Z">
        <w:r w:rsidR="002142C8">
          <w:t xml:space="preserve"> Barring other effects,</w:t>
        </w:r>
      </w:ins>
      <w:r w:rsidR="00583567">
        <w:t xml:space="preserve"> </w:t>
      </w:r>
      <w:ins w:id="104" w:author="Björn Jörges" w:date="2020-05-07T01:40:00Z">
        <w:r w:rsidR="002142C8">
          <w:t>t</w:t>
        </w:r>
      </w:ins>
      <w:commentRangeStart w:id="105"/>
      <w:del w:id="106" w:author="Björn Jörges" w:date="2020-05-07T01:40:00Z">
        <w:r w:rsidR="00583567" w:rsidDel="002142C8">
          <w:delText>T</w:delText>
        </w:r>
      </w:del>
      <w:r w:rsidR="00583567">
        <w:t xml:space="preserve">his </w:t>
      </w:r>
      <w:del w:id="107" w:author="Björn Jörges" w:date="2020-05-07T01:40:00Z">
        <w:r w:rsidR="00583567" w:rsidDel="002142C8">
          <w:delText xml:space="preserve">is </w:delText>
        </w:r>
      </w:del>
      <w:ins w:id="108" w:author="Björn Jörges" w:date="2020-05-07T01:40:00Z">
        <w:r w:rsidR="002142C8">
          <w:t xml:space="preserve">would constitute </w:t>
        </w:r>
      </w:ins>
      <w:r w:rsidR="00583567">
        <w:t>evidence</w:t>
      </w:r>
      <w:r w:rsidR="00BA0BC7">
        <w:t xml:space="preserve"> that </w:t>
      </w:r>
      <w:del w:id="109" w:author="Björn Jörges" w:date="2020-05-07T01:59:00Z">
        <w:r w:rsidR="00BA0BC7" w:rsidDel="00341BDC">
          <w:delText xml:space="preserve">they </w:delText>
        </w:r>
      </w:del>
      <w:ins w:id="110" w:author="Björn Jörges" w:date="2020-05-07T01:59:00Z">
        <w:r w:rsidR="00341BDC">
          <w:t>participan</w:t>
        </w:r>
      </w:ins>
      <w:ins w:id="111" w:author="Björn Jörges" w:date="2020-05-07T02:00:00Z">
        <w:r w:rsidR="00341BDC">
          <w:t>ts</w:t>
        </w:r>
      </w:ins>
      <w:ins w:id="112" w:author="Björn Jörges" w:date="2020-05-07T01:59:00Z">
        <w:r w:rsidR="00341BDC">
          <w:t xml:space="preserve"> </w:t>
        </w:r>
      </w:ins>
      <w:r w:rsidR="00BA0BC7" w:rsidRPr="00F84F5C">
        <w:rPr>
          <w:i/>
          <w:iCs/>
        </w:rPr>
        <w:t>overestimate</w:t>
      </w:r>
      <w:r w:rsidR="00BA0BC7">
        <w:t xml:space="preserve"> the air drag</w:t>
      </w:r>
      <w:r w:rsidR="004052C0">
        <w:t xml:space="preserve"> acting upon the small targets</w:t>
      </w:r>
      <w:commentRangeEnd w:id="105"/>
      <w:r w:rsidR="00494A47">
        <w:rPr>
          <w:rStyle w:val="CommentReference"/>
        </w:rPr>
        <w:commentReference w:id="105"/>
      </w:r>
      <w:r w:rsidR="004052C0">
        <w:t xml:space="preserve">, while </w:t>
      </w:r>
      <w:r w:rsidR="004052C0" w:rsidRPr="00F84F5C">
        <w:rPr>
          <w:i/>
          <w:iCs/>
        </w:rPr>
        <w:t>underestimating</w:t>
      </w:r>
      <w:r w:rsidR="004052C0">
        <w:t xml:space="preserve"> the air drag acting upon the bigger targets</w:t>
      </w:r>
      <w:ins w:id="113" w:author="Björn Jörges" w:date="2020-05-08T22:07:00Z">
        <w:r w:rsidR="008029BE">
          <w:t>.</w:t>
        </w:r>
      </w:ins>
      <w:del w:id="114" w:author="Björn Jörges" w:date="2020-05-08T22:07:00Z">
        <w:r w:rsidR="00A72E30" w:rsidDel="008029BE">
          <w:delText>.</w:delText>
        </w:r>
      </w:del>
      <w:r w:rsidR="00A72E30">
        <w:t xml:space="preserve"> This is counter to our Hypothesis 2.</w:t>
      </w:r>
      <w:ins w:id="115" w:author="Björn Jörges" w:date="2020-05-08T23:15:00Z">
        <w:r w:rsidR="000E1078">
          <w:t xml:space="preserve"> This effect in the opposite direction may indicate that other effects are at work that mask potential effects of air</w:t>
        </w:r>
      </w:ins>
      <w:ins w:id="116" w:author="Björn Jörges" w:date="2020-05-08T23:54:00Z">
        <w:r w:rsidR="00513D5E">
          <w:t xml:space="preserve"> </w:t>
        </w:r>
      </w:ins>
      <w:ins w:id="117" w:author="Björn Jörges" w:date="2020-05-08T23:15:00Z">
        <w:r w:rsidR="000E1078">
          <w:t>drag,</w:t>
        </w:r>
      </w:ins>
      <w:ins w:id="118" w:author="Björn Jörges" w:date="2020-05-08T23:16:00Z">
        <w:r w:rsidR="000E1078">
          <w:t xml:space="preserve"> </w:t>
        </w:r>
        <w:proofErr w:type="spellStart"/>
        <w:r w:rsidR="000E1078">
          <w:t>e.g</w:t>
        </w:r>
        <w:proofErr w:type="spellEnd"/>
        <w:r w:rsidR="000E1078">
          <w:t>,</w:t>
        </w:r>
      </w:ins>
      <w:ins w:id="119" w:author="Björn Jörges" w:date="2020-05-08T23:17:00Z">
        <w:r w:rsidR="000E1078">
          <w:t xml:space="preserve"> </w:t>
        </w:r>
      </w:ins>
      <w:ins w:id="120" w:author="Björn Jörges" w:date="2020-05-08T23:55:00Z">
        <w:r w:rsidR="00513D5E">
          <w:t xml:space="preserve">biased </w:t>
        </w:r>
      </w:ins>
      <w:ins w:id="121" w:author="Björn Jörges" w:date="2020-05-08T23:17:00Z">
        <w:r w:rsidR="000E1078">
          <w:t>depth perception elicited by the differing target sizes.</w:t>
        </w:r>
      </w:ins>
      <w:ins w:id="122" w:author="Björn Jörges" w:date="2020-05-08T23:20:00Z">
        <w:r w:rsidR="00443E89">
          <w:t xml:space="preserve"> </w:t>
        </w:r>
      </w:ins>
      <w:del w:id="123" w:author="Björn Jörges" w:date="2020-05-08T22:07:00Z">
        <w:r w:rsidR="00A72E30" w:rsidDel="008029BE">
          <w:delText xml:space="preserve"> The regression coefficient for “Ball Site: 0.12 m” was about half of the physical differences between larger and smaller balls. That is, the effect could be explained by a full regression to the mean, i.e., participants used the same air drag model</w:delText>
        </w:r>
      </w:del>
      <w:del w:id="124" w:author="Björn Jörges" w:date="2020-05-07T02:00:00Z">
        <w:r w:rsidR="00A72E30" w:rsidDel="00341BDC">
          <w:delText>,</w:delText>
        </w:r>
      </w:del>
      <w:del w:id="125" w:author="Björn Jörges" w:date="2020-05-08T22:07:00Z">
        <w:r w:rsidR="00A72E30" w:rsidDel="008029BE">
          <w:delText xml:space="preserve"> independently of the object’s size. </w:delText>
        </w:r>
        <w:commentRangeStart w:id="126"/>
        <w:r w:rsidR="00A72E30" w:rsidDel="008029BE">
          <w:delText xml:space="preserve">We thus find no evidence that the observers adapt their air drag model according to </w:delText>
        </w:r>
        <w:r w:rsidR="00603584" w:rsidDel="008029BE">
          <w:delText>visual online information about the size of the ball</w:delText>
        </w:r>
        <w:commentRangeEnd w:id="126"/>
        <w:r w:rsidR="00494A47" w:rsidDel="008029BE">
          <w:rPr>
            <w:rStyle w:val="CommentReference"/>
          </w:rPr>
          <w:commentReference w:id="126"/>
        </w:r>
        <w:r w:rsidR="00603584" w:rsidDel="008029BE">
          <w:delText>.</w:delText>
        </w:r>
        <w:r w:rsidR="00A72E30" w:rsidDel="008029BE">
          <w:delText xml:space="preserve"> </w:delText>
        </w:r>
      </w:del>
      <w:commentRangeEnd w:id="77"/>
      <w:r w:rsidR="0004593D">
        <w:rPr>
          <w:rStyle w:val="CommentReference"/>
        </w:rPr>
        <w:commentReference w:id="77"/>
      </w:r>
    </w:p>
    <w:p w14:paraId="24E2260B" w14:textId="77777777" w:rsidR="007406AD" w:rsidRDefault="0094481C" w:rsidP="00603584">
      <w:pPr>
        <w:keepNext/>
        <w:jc w:val="both"/>
      </w:pPr>
      <w:r>
        <w:rPr>
          <w:noProof/>
        </w:rPr>
        <w:lastRenderedPageBreak/>
        <w:drawing>
          <wp:inline distT="0" distB="0" distL="0" distR="0" wp14:anchorId="4FA7B8E9" wp14:editId="5A812518">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p>
    <w:p w14:paraId="326240FB" w14:textId="3830ABC2" w:rsidR="0094481C" w:rsidRDefault="007406AD" w:rsidP="00603584">
      <w:pPr>
        <w:pStyle w:val="Caption"/>
        <w:jc w:val="both"/>
      </w:pPr>
      <w:bookmarkStart w:id="127" w:name="_Ref37723620"/>
      <w:r>
        <w:t xml:space="preserve">Figure </w:t>
      </w:r>
      <w:fldSimple w:instr=" SEQ Figure \* ARABIC ">
        <w:r w:rsidR="002E7542">
          <w:rPr>
            <w:noProof/>
          </w:rPr>
          <w:t>3</w:t>
        </w:r>
      </w:fldSimple>
      <w:bookmarkEnd w:id="127"/>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0E10F8"/>
    <w:p w14:paraId="37E9219F" w14:textId="63C5B390" w:rsidR="00603584" w:rsidRDefault="00603584" w:rsidP="00603584">
      <w:pPr>
        <w:pStyle w:val="Heading3"/>
      </w:pPr>
      <w:commentRangeStart w:id="128"/>
      <w:r>
        <w:t>Hypothesis 3: The influence of context information on motion extrapolation</w:t>
      </w:r>
    </w:p>
    <w:p w14:paraId="3D0BA839" w14:textId="5F5F0E19" w:rsidR="00066B47" w:rsidRDefault="00E77BC5" w:rsidP="000A2775">
      <w:pPr>
        <w:jc w:val="both"/>
      </w:pPr>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 xml:space="preserve">could be due to confounding factors. We therefore conduct the analysis planned for Hypothesis </w:t>
      </w:r>
      <w:proofErr w:type="gramStart"/>
      <w:r w:rsidR="00066B47">
        <w:t>3</w:t>
      </w:r>
      <w:proofErr w:type="gramEnd"/>
      <w:r w:rsidR="00066B47">
        <w:t xml:space="preserve"> nonetheless. As before, we use Linear Mixed Modelling. For each task, we compare a test model that includes “</w:t>
      </w:r>
      <w:r w:rsidR="00794692">
        <w:t xml:space="preserve">Ball </w:t>
      </w:r>
      <w:r w:rsidR="00066B47">
        <w:t>Size”</w:t>
      </w:r>
      <w:r w:rsidR="00794692">
        <w:t xml:space="preserve"> (as above)</w:t>
      </w:r>
      <w:r w:rsidR="00066B47">
        <w:t xml:space="preserve"> and “</w:t>
      </w:r>
      <w:r w:rsidR="00794692">
        <w:t>Texture</w:t>
      </w:r>
      <w:r w:rsidR="00066B47">
        <w:t>”</w:t>
      </w:r>
      <w:r w:rsidR="00794692">
        <w:t xml:space="preserve"> (a binary variable with the values “Basketball” and “Tennis ball”)</w:t>
      </w:r>
      <w:r w:rsidR="00066B47">
        <w:t xml:space="preserve"> and their interaction as fixed effects</w:t>
      </w:r>
      <w:ins w:id="129" w:author="Björn Jörges" w:date="2020-05-06T23:56:00Z">
        <w:r w:rsidR="001525FD">
          <w:t>.</w:t>
        </w:r>
      </w:ins>
      <w:del w:id="130" w:author="Björn Jörges" w:date="2020-05-06T23:56:00Z">
        <w:r w:rsidR="00066B47" w:rsidDel="001525FD">
          <w:delText>:</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2975918" w:rsidR="00066B47" w:rsidRPr="0095639F" w:rsidRDefault="006D1EA7"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02EF9309" w:rsidR="00066B47" w:rsidRPr="0095639F" w:rsidRDefault="006D1EA7"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0A2775">
      <w:pPr>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66A3BF77" w:rsidR="00794692" w:rsidRPr="0095639F" w:rsidRDefault="006D1EA7"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BD5BCD9" w:rsidR="00794692" w:rsidRPr="0095639F" w:rsidRDefault="006D1EA7"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62ABFA73" w:rsidR="004662F3" w:rsidRDefault="00122EC3" w:rsidP="000A2775">
      <w:pPr>
        <w:keepNext/>
        <w:jc w:val="both"/>
      </w:pPr>
      <w:r>
        <w:t>In line with the results for Hypothesis 2, we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=0.012; </m:t>
        </m:r>
      </m:oMath>
      <w:r>
        <w:rPr>
          <w:rFonts w:eastAsiaTheme="minorEastAsia"/>
        </w:rPr>
        <w:t xml:space="preserve"> </w:t>
      </w:r>
      <w:r>
        <w:t>p </w:t>
      </w:r>
      <w:r>
        <w:rPr>
          <w:lang w:val="en-CA"/>
        </w:rPr>
        <w:t xml:space="preserve">= 0.91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=0.447;  </m:t>
        </m:r>
      </m:oMath>
      <w:r>
        <w:t>p </w:t>
      </w:r>
      <w:r>
        <w:rPr>
          <w:lang w:val="en-CA"/>
        </w:rPr>
        <w:t>= 0.50</w:t>
      </w:r>
      <w:r>
        <w:t xml:space="preserve"> for the </w:t>
      </w:r>
      <w:r>
        <w:lastRenderedPageBreak/>
        <w:t>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128"/>
      <w:r w:rsidR="009E4144">
        <w:rPr>
          <w:rStyle w:val="CommentReference"/>
        </w:rPr>
        <w:commentReference w:id="128"/>
      </w:r>
      <w:r w:rsidR="004662F3">
        <w:t xml:space="preserve">and </w:t>
      </w:r>
      <w:commentRangeStart w:id="131"/>
      <w:r w:rsidR="004662F3">
        <w:t>texture</w:t>
      </w:r>
      <w:commentRangeEnd w:id="131"/>
      <w:r w:rsidR="009E4144">
        <w:rPr>
          <w:rStyle w:val="CommentReference"/>
        </w:rPr>
        <w:commentReference w:id="131"/>
      </w:r>
      <w:r w:rsidR="004662F3">
        <w:t>.</w:t>
      </w:r>
    </w:p>
    <w:p w14:paraId="0B27AF25" w14:textId="183949A5" w:rsidR="002E7542" w:rsidRDefault="002E7542" w:rsidP="002E7542">
      <w:pPr>
        <w:keepNext/>
      </w:pPr>
      <w:r>
        <w:rPr>
          <w:noProof/>
        </w:rPr>
        <w:drawing>
          <wp:inline distT="0" distB="0" distL="0" distR="0" wp14:anchorId="39730F40" wp14:editId="27BB3709">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p>
    <w:p w14:paraId="4598E8AE" w14:textId="756DADF4" w:rsidR="0069651A" w:rsidRDefault="002E7542" w:rsidP="00E35B02">
      <w:pPr>
        <w:pStyle w:val="Caption"/>
        <w:jc w:val="both"/>
      </w:pPr>
      <w:bookmarkStart w:id="132" w:name="_Ref37837345"/>
      <w:r>
        <w:t xml:space="preserve">Figure </w:t>
      </w:r>
      <w:fldSimple w:instr=" SEQ Figure \* ARABIC ">
        <w:r>
          <w:rPr>
            <w:noProof/>
          </w:rPr>
          <w:t>4</w:t>
        </w:r>
      </w:fldSimple>
      <w:bookmarkEnd w:id="132"/>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1B5DC4"/>
    <w:p w14:paraId="0E26BABC" w14:textId="0CA9AC02" w:rsidR="00F66F41" w:rsidRDefault="00F66F41" w:rsidP="002F0A4C">
      <w:pPr>
        <w:pStyle w:val="Heading1"/>
      </w:pPr>
      <w:r>
        <w:t>Discussion</w:t>
      </w:r>
    </w:p>
    <w:p w14:paraId="3A8CBED7" w14:textId="7E35F4BE" w:rsidR="00F66F41" w:rsidRDefault="00A51228" w:rsidP="00B22037">
      <w:pPr>
        <w:jc w:val="both"/>
      </w:pPr>
      <w:r>
        <w:t xml:space="preserve">This study set out to study whether </w:t>
      </w:r>
      <w:r w:rsidR="00E14AA4">
        <w:t xml:space="preserve">air drag is among the physical </w:t>
      </w:r>
      <w:proofErr w:type="gramStart"/>
      <w:r w:rsidR="00E14AA4">
        <w:t>properties</w:t>
      </w:r>
      <w:proofErr w:type="gramEnd"/>
      <w:r w:rsidR="00E14AA4">
        <w:t xml:space="preserve">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 xml:space="preserve">(Jörges &amp; López-Moliner, 2017; Zago, McIntyre, Senot, &amp; </w:t>
      </w:r>
      <w:r w:rsidR="00690FD5" w:rsidRPr="00690FD5">
        <w:rPr>
          <w:noProof/>
        </w:rPr>
        <w:lastRenderedPageBreak/>
        <w:t>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w:t>
      </w:r>
      <w:proofErr w:type="gramStart"/>
      <w:r>
        <w:t>models</w:t>
      </w:r>
      <w:proofErr w:type="gramEnd"/>
      <w:r>
        <w:t xml:space="preserve">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133"/>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uring the first 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7AD87C20" w:rsidR="00F51F26" w:rsidRDefault="00F51F26" w:rsidP="00B22037">
      <w:pPr>
        <w:jc w:val="both"/>
      </w:pPr>
      <w:r>
        <w:t>Regarding Hypothesis 2, we could not find evidence that our participants took the different object sizes into account to extrapolate motion accordingly. While responses were equally accurate for both small and large targets in the timing task, which could lend some support to our hypothesis, the temporal differences between trajectories were too small to expect large effects. In the spatial task, where differences are more pronounce, we did find an overshoot for larger targets with regards to smaller targets. This overshoot was about half the physical mean differences in the displayed motion, indicating that participants may have used the same air drag model for both target sizes instead of switching between size-appropriate models for each.</w:t>
      </w:r>
      <w:r w:rsidR="00205DB3">
        <w:t xml:space="preserve"> Since Hypothesis 2 was not supported by the data, </w:t>
      </w:r>
      <w:r w:rsidR="000A2775">
        <w:t>it was quite unlikely to find any evidence for Hypothesis 3, and our analysis confirmed, indeed, that there was no interaction between ball size and texture</w:t>
      </w:r>
      <w:r w:rsidR="00EE7E82">
        <w:t>.</w:t>
      </w:r>
      <w:commentRangeEnd w:id="133"/>
      <w:r w:rsidR="002F0A4C">
        <w:rPr>
          <w:rStyle w:val="CommentReference"/>
        </w:rPr>
        <w:commentReference w:id="133"/>
      </w:r>
    </w:p>
    <w:p w14:paraId="3C2412AB" w14:textId="739BBCB9" w:rsidR="00255627" w:rsidRDefault="00BE7983" w:rsidP="00B22037">
      <w:pPr>
        <w:jc w:val="both"/>
      </w:pPr>
      <w:r>
        <w:t xml:space="preserve">It </w:t>
      </w:r>
      <w:proofErr w:type="gramStart"/>
      <w:r>
        <w:t>has to</w:t>
      </w:r>
      <w:proofErr w:type="gramEnd"/>
      <w:r>
        <w:t xml:space="preserve"> be noted that, 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134"/>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w:t>
      </w:r>
      <w:r w:rsidR="00534A34">
        <w:lastRenderedPageBreak/>
        <w:t xml:space="preserve">component of the motion should be more robust. A smaller physical distance paired with the same gravity value would thus lead to the object being perceived to return faster to its initial height than it </w:t>
      </w:r>
      <w:proofErr w:type="gramStart"/>
      <w:r w:rsidR="00534A34">
        <w:t>actually does</w:t>
      </w:r>
      <w:proofErr w:type="gramEnd"/>
      <w:r w:rsidR="00534A34">
        <w:t>, leading to an undershoot in the spatial responses. However, this would also lead to a temporal underestimation of the time-to-contact, and too early responses in the timing task, which we do not observe in our data.</w:t>
      </w:r>
      <w:r w:rsidR="00E042EC">
        <w:t xml:space="preserve"> </w:t>
      </w:r>
      <w:commentRangeEnd w:id="134"/>
      <w:r w:rsidR="002F0A4C">
        <w:rPr>
          <w:rStyle w:val="CommentReference"/>
        </w:rPr>
        <w:commentReference w:id="134"/>
      </w:r>
    </w:p>
    <w:p w14:paraId="3E096A6A" w14:textId="77777777" w:rsidR="009B5E1D" w:rsidRPr="005B244E" w:rsidRDefault="009B5E1D" w:rsidP="00B22037">
      <w:pPr>
        <w:jc w:val="both"/>
      </w:pP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135"/>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78021D97"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we did not find effects of target size, i.e., participants seemed to expect the same air drag forces regardless of the size of the target. We </w:t>
      </w:r>
      <w:proofErr w:type="spellStart"/>
      <w:r w:rsidR="005B244E">
        <w:t>can not</w:t>
      </w:r>
      <w:proofErr w:type="spellEnd"/>
      <w:r w:rsidR="005B244E">
        <w:t xml:space="preserve"> say with certainty whether this occurs equally in real </w:t>
      </w:r>
      <w:r w:rsidR="00DD2998">
        <w:t>life or</w:t>
      </w:r>
      <w:r w:rsidR="005B244E">
        <w:t xml:space="preserve"> is an artifact of presentation in virtual reality. </w:t>
      </w:r>
      <w:r w:rsidR="006A5074">
        <w:t xml:space="preserve">Finally, the failure to demonstrate an effect of target size precluded us from </w:t>
      </w:r>
      <w:r w:rsidR="00A530B9">
        <w:t xml:space="preserve">duly </w:t>
      </w:r>
      <w:r w:rsidR="006A5074">
        <w:t xml:space="preserve">testing Hypothesis 3 about the interplay of prior knowledge of the object and online visual information about its size. </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135"/>
      <w:r w:rsidR="002F0A4C">
        <w:rPr>
          <w:rStyle w:val="CommentReference"/>
        </w:rPr>
        <w:commentReference w:id="135"/>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 xml:space="preserve">BA was supported by the fellowship FPU17/01248 from </w:t>
      </w:r>
      <w:proofErr w:type="spellStart"/>
      <w:r w:rsidRPr="00091DE0">
        <w:t>Ministerio</w:t>
      </w:r>
      <w:proofErr w:type="spellEnd"/>
      <w:r w:rsidRPr="00091DE0">
        <w:t xml:space="preserve"> de </w:t>
      </w:r>
      <w:proofErr w:type="spellStart"/>
      <w:r w:rsidRPr="00091DE0">
        <w:t>Educación</w:t>
      </w:r>
      <w:proofErr w:type="spellEnd"/>
      <w:r w:rsidRPr="00091DE0">
        <w:t xml:space="preserve"> y </w:t>
      </w:r>
      <w:proofErr w:type="spellStart"/>
      <w:r w:rsidRPr="00091DE0">
        <w:t>Formación</w:t>
      </w:r>
      <w:proofErr w:type="spellEnd"/>
      <w:r>
        <w:t xml:space="preserve"> </w:t>
      </w:r>
      <w:proofErr w:type="spellStart"/>
      <w:r w:rsidRPr="00091DE0">
        <w:t>Profesional</w:t>
      </w:r>
      <w:proofErr w:type="spellEnd"/>
      <w:r w:rsidRPr="00091DE0">
        <w:t xml:space="preserve"> of the Spanish government. </w:t>
      </w:r>
      <w:r w:rsidR="003672A6">
        <w:t>BJ was funded by the Canadian Space Agency (</w:t>
      </w:r>
      <w:commentRangeStart w:id="136"/>
      <w:r w:rsidR="003672A6">
        <w:t>CSA</w:t>
      </w:r>
      <w:commentRangeEnd w:id="136"/>
      <w:r w:rsidR="00C62312" w:rsidRPr="00091DE0">
        <w:commentReference w:id="136"/>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lastRenderedPageBreak/>
        <w:t>References</w:t>
      </w:r>
    </w:p>
    <w:p w14:paraId="3B331B61" w14:textId="114F3846" w:rsidR="00162546" w:rsidRPr="00162546" w:rsidRDefault="00410C3D" w:rsidP="0016254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137" w:author="Björn Jörges" w:date="2020-05-06T23:26:00Z">
            <w:rPr>
              <w:rFonts w:ascii="Calibri" w:hAnsi="Calibri" w:cs="Calibri"/>
              <w:noProof/>
              <w:szCs w:val="24"/>
            </w:rPr>
          </w:rPrChang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138" w:author="Joan López-Moliner" w:date="2020-05-04T09:45:00Z">
            <w:rPr>
              <w:rFonts w:ascii="Calibri" w:hAnsi="Calibri" w:cs="Calibri"/>
              <w:noProof/>
              <w:szCs w:val="24"/>
            </w:rPr>
          </w:rPrChange>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(April), 416–419. https://doi.org/10.1126/science.1107961</w:t>
      </w:r>
    </w:p>
    <w:p w14:paraId="2322A5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139" w:author="Björn Jörges" w:date="2020-05-06T23:26:00Z">
            <w:rPr>
              <w:rFonts w:ascii="Calibri" w:hAnsi="Calibri" w:cs="Calibri"/>
              <w:noProof/>
              <w:szCs w:val="24"/>
            </w:rPr>
          </w:rPrChang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EA7B3C" w:rsidRDefault="00162546" w:rsidP="00162546">
      <w:pPr>
        <w:widowControl w:val="0"/>
        <w:autoSpaceDE w:val="0"/>
        <w:autoSpaceDN w:val="0"/>
        <w:adjustRightInd w:val="0"/>
        <w:spacing w:line="240" w:lineRule="auto"/>
        <w:ind w:left="480" w:hanging="480"/>
        <w:rPr>
          <w:rFonts w:ascii="Calibri" w:hAnsi="Calibri" w:cs="Calibri"/>
          <w:noProof/>
          <w:szCs w:val="24"/>
          <w:lang w:val="es-ES"/>
          <w:rPrChange w:id="140" w:author="Joan López-Moliner" w:date="2020-05-04T09:45:00Z">
            <w:rPr>
              <w:rFonts w:ascii="Calibri" w:hAnsi="Calibri" w:cs="Calibri"/>
              <w:noProof/>
              <w:szCs w:val="24"/>
            </w:rPr>
          </w:rPrChange>
        </w:rPr>
      </w:pPr>
      <w:r w:rsidRPr="00162546">
        <w:rPr>
          <w:rFonts w:ascii="Calibri" w:hAnsi="Calibri" w:cs="Calibri"/>
          <w:noProof/>
          <w:szCs w:val="24"/>
        </w:rPr>
        <w:t xml:space="preserve">La Scaleia, B., Zago, M., Moscatelli, A., Lacquaniti, F., &amp; Viviani, P. (2014). Implied dynamics biases the visual perception of velocity. </w:t>
      </w:r>
      <w:r w:rsidRPr="00EA7B3C">
        <w:rPr>
          <w:rFonts w:ascii="Calibri" w:hAnsi="Calibri" w:cs="Calibri"/>
          <w:i/>
          <w:iCs/>
          <w:noProof/>
          <w:szCs w:val="24"/>
          <w:lang w:val="es-ES"/>
          <w:rPrChange w:id="141" w:author="Joan López-Moliner" w:date="2020-05-04T09:45:00Z">
            <w:rPr>
              <w:rFonts w:ascii="Calibri" w:hAnsi="Calibri" w:cs="Calibri"/>
              <w:i/>
              <w:iCs/>
              <w:noProof/>
              <w:szCs w:val="24"/>
            </w:rPr>
          </w:rPrChange>
        </w:rPr>
        <w:t>PLoS ONE</w:t>
      </w:r>
      <w:r w:rsidRPr="00EA7B3C">
        <w:rPr>
          <w:rFonts w:ascii="Calibri" w:hAnsi="Calibri" w:cs="Calibri"/>
          <w:noProof/>
          <w:szCs w:val="24"/>
          <w:lang w:val="es-ES"/>
          <w:rPrChange w:id="142" w:author="Joan López-Moliner" w:date="2020-05-04T09:45:00Z">
            <w:rPr>
              <w:rFonts w:ascii="Calibri" w:hAnsi="Calibri" w:cs="Calibri"/>
              <w:noProof/>
              <w:szCs w:val="24"/>
            </w:rPr>
          </w:rPrChange>
        </w:rPr>
        <w:t xml:space="preserve">, </w:t>
      </w:r>
      <w:r w:rsidRPr="00EA7B3C">
        <w:rPr>
          <w:rFonts w:ascii="Calibri" w:hAnsi="Calibri" w:cs="Calibri"/>
          <w:i/>
          <w:iCs/>
          <w:noProof/>
          <w:szCs w:val="24"/>
          <w:lang w:val="es-ES"/>
          <w:rPrChange w:id="143" w:author="Joan López-Moliner" w:date="2020-05-04T09:45:00Z">
            <w:rPr>
              <w:rFonts w:ascii="Calibri" w:hAnsi="Calibri" w:cs="Calibri"/>
              <w:i/>
              <w:iCs/>
              <w:noProof/>
              <w:szCs w:val="24"/>
            </w:rPr>
          </w:rPrChange>
        </w:rPr>
        <w:t>9</w:t>
      </w:r>
      <w:r w:rsidRPr="00EA7B3C">
        <w:rPr>
          <w:rFonts w:ascii="Calibri" w:hAnsi="Calibri" w:cs="Calibri"/>
          <w:noProof/>
          <w:szCs w:val="24"/>
          <w:lang w:val="es-ES"/>
          <w:rPrChange w:id="144" w:author="Joan López-Moliner" w:date="2020-05-04T09:45:00Z">
            <w:rPr>
              <w:rFonts w:ascii="Calibri" w:hAnsi="Calibri" w:cs="Calibri"/>
              <w:noProof/>
              <w:szCs w:val="24"/>
            </w:rPr>
          </w:rPrChange>
        </w:rPr>
        <w:t>(3). https://doi.org/10.1371/journal.pone.0093020</w:t>
      </w:r>
    </w:p>
    <w:p w14:paraId="6D96865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145" w:author="Joan López-Moliner" w:date="2020-05-04T09:45:00Z">
            <w:rPr>
              <w:rFonts w:ascii="Calibri" w:hAnsi="Calibri" w:cs="Calibri"/>
              <w:noProof/>
              <w:szCs w:val="24"/>
            </w:rPr>
          </w:rPrChange>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lastRenderedPageBreak/>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w:t>
      </w:r>
      <w:r w:rsidRPr="00162546">
        <w:rPr>
          <w:rFonts w:ascii="Calibri" w:hAnsi="Calibri" w:cs="Calibri"/>
          <w:noProof/>
          <w:szCs w:val="24"/>
        </w:rPr>
        <w:lastRenderedPageBreak/>
        <w:t xml:space="preserve">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Pr>
          <w:noProof/>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146" w:name="_Ref37724857"/>
      <w:r>
        <w:t xml:space="preserve">Complementary Figure </w:t>
      </w:r>
      <w:fldSimple w:instr=" SEQ Complementary_Figure \* ARABIC ">
        <w:r>
          <w:rPr>
            <w:noProof/>
          </w:rPr>
          <w:t>1</w:t>
        </w:r>
      </w:fldSimple>
      <w:bookmarkEnd w:id="146"/>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jörn Jörges" w:date="2020-04-15T08:01:00Z" w:initials="BJ">
    <w:p w14:paraId="110A95FF" w14:textId="3937073F" w:rsidR="006D1EA7" w:rsidRDefault="006D1EA7">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6D1EA7" w:rsidRDefault="006D1EA7">
      <w:pPr>
        <w:pStyle w:val="CommentText"/>
      </w:pPr>
    </w:p>
    <w:p w14:paraId="19BC659A" w14:textId="5E2900EC" w:rsidR="006D1EA7" w:rsidRDefault="006D1EA7">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6D1EA7" w:rsidRDefault="006D1EA7">
      <w:pPr>
        <w:pStyle w:val="CommentText"/>
      </w:pPr>
      <w:r>
        <w:rPr>
          <w:rStyle w:val="CommentReference"/>
        </w:rPr>
        <w:annotationRef/>
      </w:r>
      <w:r>
        <w:t>Expanded on the Bayesian analysis (see also below)</w:t>
      </w:r>
    </w:p>
  </w:comment>
  <w:comment w:id="3" w:author="Björn Jörges" w:date="2020-04-15T08:20:00Z" w:initials="BJ">
    <w:p w14:paraId="40DA9C57" w14:textId="12E7B72B" w:rsidR="006D1EA7" w:rsidRDefault="006D1EA7">
      <w:pPr>
        <w:pStyle w:val="CommentText"/>
      </w:pPr>
      <w:r>
        <w:rPr>
          <w:rStyle w:val="CommentReference"/>
        </w:rPr>
        <w:annotationRef/>
      </w:r>
      <w:r>
        <w:t>Included confidence interval bootstrap step, and explained how a Bayesian analysis can help</w:t>
      </w:r>
    </w:p>
  </w:comment>
  <w:comment w:id="19" w:author="Björn Jörges" w:date="2020-04-15T08:17:00Z" w:initials="BJ">
    <w:p w14:paraId="2BEED4C3" w14:textId="1974B6D4" w:rsidR="006D1EA7" w:rsidRDefault="006D1EA7">
      <w:pPr>
        <w:pStyle w:val="CommentText"/>
      </w:pPr>
      <w:r>
        <w:rPr>
          <w:rStyle w:val="CommentReference"/>
        </w:rPr>
        <w:annotationRef/>
      </w:r>
      <w:r>
        <w:t>We expanded a bit on the reasoning for this hypothesis</w:t>
      </w:r>
    </w:p>
  </w:comment>
  <w:comment w:id="22" w:author="Björn Jörges" w:date="2020-04-15T08:26:00Z" w:initials="BJ">
    <w:p w14:paraId="421ABC7C" w14:textId="77777777" w:rsidR="006D1EA7" w:rsidRDefault="006D1EA7"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6D1EA7" w:rsidRDefault="006D1EA7" w:rsidP="0004593D">
      <w:pPr>
        <w:pStyle w:val="CommentText"/>
      </w:pPr>
    </w:p>
    <w:p w14:paraId="4BC71C7F" w14:textId="0941366C" w:rsidR="006D1EA7" w:rsidRDefault="006D1EA7">
      <w:pPr>
        <w:pStyle w:val="CommentText"/>
      </w:pPr>
    </w:p>
  </w:comment>
  <w:comment w:id="23" w:author="Björn Jörges" w:date="2020-04-15T08:20:00Z" w:initials="BJ">
    <w:p w14:paraId="11C3A96F" w14:textId="40B4738A" w:rsidR="006D1EA7" w:rsidRDefault="006D1EA7">
      <w:pPr>
        <w:pStyle w:val="CommentText"/>
      </w:pPr>
      <w:r>
        <w:rPr>
          <w:rStyle w:val="CommentReference"/>
        </w:rPr>
        <w:annotationRef/>
      </w:r>
      <w:r>
        <w:t>Expanded on Bayesian analysis</w:t>
      </w:r>
    </w:p>
  </w:comment>
  <w:comment w:id="24" w:author="Björn Jörges" w:date="2020-04-15T08:25:00Z" w:initials="BJ">
    <w:p w14:paraId="3ADD89BD" w14:textId="03B28D43" w:rsidR="006D1EA7" w:rsidRDefault="006D1EA7">
      <w:pPr>
        <w:pStyle w:val="CommentText"/>
      </w:pPr>
      <w:r>
        <w:rPr>
          <w:rStyle w:val="CommentReference"/>
        </w:rPr>
        <w:annotationRef/>
      </w:r>
      <w:r>
        <w:t>Added missing statistics, information about intercepts and the bootstrap analysis</w:t>
      </w:r>
    </w:p>
  </w:comment>
  <w:comment w:id="31" w:author="Joan López-Moliner" w:date="2020-05-04T11:08:00Z" w:initials="JM">
    <w:p w14:paraId="7F326BCF" w14:textId="48A2A4BD" w:rsidR="006D1EA7" w:rsidRDefault="006D1EA7">
      <w:pPr>
        <w:pStyle w:val="CommentText"/>
      </w:pPr>
      <w:r>
        <w:rPr>
          <w:rStyle w:val="CommentReference"/>
        </w:rPr>
        <w:annotationRef/>
      </w:r>
      <w:r>
        <w:t xml:space="preserve">I think that having only Ball Size in the test model is not the proper way to test hypothesis 2 related to air-drag. We should look at the interaction </w:t>
      </w:r>
      <w:proofErr w:type="spellStart"/>
      <w:r>
        <w:t>airdrag</w:t>
      </w:r>
      <w:proofErr w:type="spellEnd"/>
      <w:r>
        <w:t xml:space="preserve"> x ball size. Any effect you found in models (19) and (20) could have been related to other non-</w:t>
      </w:r>
      <w:proofErr w:type="spellStart"/>
      <w:r>
        <w:t>airdrag</w:t>
      </w:r>
      <w:proofErr w:type="spellEnd"/>
      <w:r>
        <w:t xml:space="preserve"> related effects. We know size affects perceived speed (also in depth which is not the case). </w:t>
      </w:r>
    </w:p>
  </w:comment>
  <w:comment w:id="105" w:author="Joan López-Moliner" w:date="2020-05-04T11:12:00Z" w:initials="JM">
    <w:p w14:paraId="2296C24D" w14:textId="171A8373" w:rsidR="006D1EA7" w:rsidRDefault="006D1EA7">
      <w:pPr>
        <w:pStyle w:val="CommentText"/>
      </w:pPr>
      <w:r>
        <w:rPr>
          <w:rStyle w:val="CommentReference"/>
        </w:rPr>
        <w:annotationRef/>
      </w:r>
      <w:r>
        <w:t xml:space="preserve">We </w:t>
      </w:r>
      <w:proofErr w:type="gramStart"/>
      <w:r>
        <w:t>don't</w:t>
      </w:r>
      <w:proofErr w:type="gramEnd"/>
      <w:r>
        <w:t xml:space="preserve"> know this.</w:t>
      </w:r>
    </w:p>
  </w:comment>
  <w:comment w:id="126" w:author="Joan López-Moliner" w:date="2020-05-04T11:12:00Z" w:initials="JM">
    <w:p w14:paraId="6F31923D" w14:textId="5B2B5D6F" w:rsidR="006D1EA7" w:rsidRDefault="006D1EA7">
      <w:pPr>
        <w:pStyle w:val="CommentText"/>
      </w:pPr>
      <w:r>
        <w:rPr>
          <w:rStyle w:val="CommentReference"/>
        </w:rPr>
        <w:annotationRef/>
      </w:r>
      <w:r>
        <w:t>I think we should first look at the predicted differences in the interaction air-drag x ball size</w:t>
      </w:r>
    </w:p>
  </w:comment>
  <w:comment w:id="77" w:author="Björn Jörges" w:date="2020-04-15T08:27:00Z" w:initials="BJ">
    <w:p w14:paraId="25D18B21" w14:textId="6D165437" w:rsidR="006D1EA7" w:rsidRDefault="006D1EA7">
      <w:pPr>
        <w:pStyle w:val="CommentText"/>
      </w:pPr>
      <w:r>
        <w:rPr>
          <w:rStyle w:val="CommentReference"/>
        </w:rPr>
        <w:annotationRef/>
      </w:r>
      <w:r>
        <w:t xml:space="preserve">I mis-interpreted the results for Hypothesis 2 in my first go, shame on me. The effect goes </w:t>
      </w:r>
      <w:proofErr w:type="gramStart"/>
      <w:r>
        <w:t>actually in</w:t>
      </w:r>
      <w:proofErr w:type="gramEnd"/>
      <w:r>
        <w:t xml:space="preserve"> the opposite direction of what we were expecting, which we interpret as evidence that they don’t adapt their air drag-related predictions according to the object size. Hypothesis 3 is thus obsolete. (If they </w:t>
      </w:r>
      <w:proofErr w:type="gramStart"/>
      <w:r>
        <w:t>don’t</w:t>
      </w:r>
      <w:proofErr w:type="gramEnd"/>
      <w:r>
        <w:t xml:space="preserve"> differentiate between different sizes, </w:t>
      </w:r>
      <w:proofErr w:type="spellStart"/>
      <w:r>
        <w:t>its</w:t>
      </w:r>
      <w:proofErr w:type="spellEnd"/>
      <w:r>
        <w:t xml:space="preserve"> pretty much impossible that there is an effect of texture/familiarity)</w:t>
      </w:r>
    </w:p>
  </w:comment>
  <w:comment w:id="128" w:author="Björn Jörges" w:date="2020-04-15T10:13:00Z" w:initials="BJ">
    <w:p w14:paraId="40FB1B83" w14:textId="5787AA9A" w:rsidR="006D1EA7" w:rsidRDefault="006D1EA7">
      <w:pPr>
        <w:pStyle w:val="CommentText"/>
      </w:pPr>
      <w:r>
        <w:rPr>
          <w:rStyle w:val="CommentReference"/>
        </w:rPr>
        <w:annotationRef/>
      </w:r>
      <w:r>
        <w:t>Kept to a minimum, since Hypothesis 2 was not supported</w:t>
      </w:r>
    </w:p>
  </w:comment>
  <w:comment w:id="131" w:author="Björn Jörges" w:date="2020-04-15T10:13:00Z" w:initials="BJ">
    <w:p w14:paraId="39E14699" w14:textId="77777777" w:rsidR="006D1EA7" w:rsidRDefault="006D1EA7"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6D1EA7" w:rsidRDefault="006D1EA7">
      <w:pPr>
        <w:pStyle w:val="CommentText"/>
      </w:pPr>
    </w:p>
  </w:comment>
  <w:comment w:id="133" w:author="Björn Jörges" w:date="2020-04-15T08:51:00Z" w:initials="BJ">
    <w:p w14:paraId="11256BDF" w14:textId="77736068" w:rsidR="006D1EA7" w:rsidRDefault="006D1EA7">
      <w:pPr>
        <w:pStyle w:val="CommentText"/>
      </w:pPr>
      <w:r>
        <w:rPr>
          <w:rStyle w:val="CommentReference"/>
        </w:rPr>
        <w:annotationRef/>
      </w:r>
      <w:r>
        <w:t>These paragraphs are new</w:t>
      </w:r>
    </w:p>
  </w:comment>
  <w:comment w:id="134" w:author="Björn Jörges" w:date="2020-04-15T08:52:00Z" w:initials="BJ">
    <w:p w14:paraId="20466C3F" w14:textId="3AC7504A" w:rsidR="006D1EA7" w:rsidRDefault="006D1EA7">
      <w:pPr>
        <w:pStyle w:val="CommentText"/>
      </w:pPr>
      <w:r>
        <w:rPr>
          <w:rStyle w:val="CommentReference"/>
        </w:rPr>
        <w:annotationRef/>
      </w:r>
      <w:r>
        <w:t>This is new, too</w:t>
      </w:r>
    </w:p>
  </w:comment>
  <w:comment w:id="135" w:author="Björn Jörges" w:date="2020-04-15T08:52:00Z" w:initials="BJ">
    <w:p w14:paraId="0B5FE946" w14:textId="73020ED4" w:rsidR="006D1EA7" w:rsidRPr="00EA7B3C" w:rsidRDefault="006D1EA7">
      <w:pPr>
        <w:pStyle w:val="CommentText"/>
        <w:rPr>
          <w:lang w:val="es-ES"/>
        </w:rPr>
      </w:pPr>
      <w:r>
        <w:rPr>
          <w:rStyle w:val="CommentReference"/>
        </w:rPr>
        <w:annotationRef/>
      </w:r>
      <w:proofErr w:type="spellStart"/>
      <w:r w:rsidRPr="00EA7B3C">
        <w:rPr>
          <w:lang w:val="es-ES"/>
        </w:rPr>
        <w:t>Adapted</w:t>
      </w:r>
      <w:proofErr w:type="spellEnd"/>
      <w:r w:rsidRPr="00EA7B3C">
        <w:rPr>
          <w:lang w:val="es-ES"/>
        </w:rPr>
        <w:t xml:space="preserve"> </w:t>
      </w:r>
      <w:proofErr w:type="spellStart"/>
      <w:r w:rsidRPr="00EA7B3C">
        <w:rPr>
          <w:lang w:val="es-ES"/>
        </w:rPr>
        <w:t>to</w:t>
      </w:r>
      <w:proofErr w:type="spellEnd"/>
      <w:r w:rsidRPr="00EA7B3C">
        <w:rPr>
          <w:lang w:val="es-ES"/>
        </w:rPr>
        <w:t xml:space="preserve"> </w:t>
      </w:r>
      <w:proofErr w:type="spellStart"/>
      <w:r w:rsidRPr="00EA7B3C">
        <w:rPr>
          <w:lang w:val="es-ES"/>
        </w:rPr>
        <w:t>reflect</w:t>
      </w:r>
      <w:proofErr w:type="spellEnd"/>
      <w:r w:rsidRPr="00EA7B3C">
        <w:rPr>
          <w:lang w:val="es-ES"/>
        </w:rPr>
        <w:t xml:space="preserve"> </w:t>
      </w:r>
      <w:proofErr w:type="spellStart"/>
      <w:r w:rsidRPr="00EA7B3C">
        <w:rPr>
          <w:lang w:val="es-ES"/>
        </w:rPr>
        <w:t>the</w:t>
      </w:r>
      <w:proofErr w:type="spellEnd"/>
      <w:r w:rsidRPr="00EA7B3C">
        <w:rPr>
          <w:lang w:val="es-ES"/>
        </w:rPr>
        <w:t xml:space="preserve"> </w:t>
      </w:r>
      <w:proofErr w:type="spellStart"/>
      <w:r w:rsidRPr="00EA7B3C">
        <w:rPr>
          <w:lang w:val="es-ES"/>
        </w:rPr>
        <w:t>results</w:t>
      </w:r>
      <w:proofErr w:type="spellEnd"/>
    </w:p>
  </w:comment>
  <w:comment w:id="136" w:author="Björn Jörges" w:date="2020-04-15T10:26:00Z" w:initials="BJ">
    <w:p w14:paraId="19DDEE5E" w14:textId="74D4AEF5" w:rsidR="006D1EA7" w:rsidRPr="00C62312" w:rsidRDefault="006D1EA7">
      <w:pPr>
        <w:pStyle w:val="CommentText"/>
        <w:rPr>
          <w:lang w:val="es-ES"/>
        </w:rPr>
      </w:pPr>
      <w:r>
        <w:rPr>
          <w:rStyle w:val="CommentReference"/>
        </w:rPr>
        <w:annotationRef/>
      </w:r>
      <w:r w:rsidRPr="00C62312">
        <w:rPr>
          <w:lang w:val="es-ES"/>
        </w:rPr>
        <w:t xml:space="preserve">Hi </w:t>
      </w:r>
      <w:proofErr w:type="spellStart"/>
      <w:r w:rsidRPr="00C62312">
        <w:rPr>
          <w:lang w:val="es-ES"/>
        </w:rPr>
        <w:t>faltaria</w:t>
      </w:r>
      <w:proofErr w:type="spellEnd"/>
      <w:r w:rsidRPr="00C62312">
        <w:rPr>
          <w:lang w:val="es-ES"/>
        </w:rPr>
        <w:t xml:space="preserve"> el </w:t>
      </w:r>
      <w:proofErr w:type="spellStart"/>
      <w:r w:rsidRPr="00C62312">
        <w:rPr>
          <w:lang w:val="es-ES"/>
        </w:rPr>
        <w:t>teu</w:t>
      </w:r>
      <w:proofErr w:type="spellEnd"/>
      <w:r w:rsidRPr="00C62312">
        <w:rPr>
          <w:lang w:val="es-ES"/>
        </w:rPr>
        <w:t xml:space="preserve"> </w:t>
      </w:r>
      <w:proofErr w:type="spellStart"/>
      <w:r w:rsidRPr="00C62312">
        <w:rPr>
          <w:lang w:val="es-ES"/>
        </w:rPr>
        <w:t>funding</w:t>
      </w:r>
      <w:proofErr w:type="spellEnd"/>
      <w:r w:rsidRPr="00C62312">
        <w:rPr>
          <w:lang w:val="es-ES"/>
        </w:rPr>
        <w:t>,</w:t>
      </w:r>
      <w:r>
        <w:rPr>
          <w:lang w:val="es-ES"/>
        </w:rPr>
        <w:t xml:space="preserve"> no sé si encara </w:t>
      </w:r>
      <w:proofErr w:type="spellStart"/>
      <w:r>
        <w:rPr>
          <w:lang w:val="es-ES"/>
        </w:rPr>
        <w:t>és</w:t>
      </w:r>
      <w:proofErr w:type="spellEnd"/>
      <w:r>
        <w:rPr>
          <w:lang w:val="es-ES"/>
        </w:rPr>
        <w:t xml:space="preserve"> el </w:t>
      </w:r>
      <w:proofErr w:type="spellStart"/>
      <w:r>
        <w:rPr>
          <w:lang w:val="es-ES"/>
        </w:rPr>
        <w:t>mateix</w:t>
      </w:r>
      <w:proofErr w:type="spellEnd"/>
      <w:r>
        <w:rPr>
          <w:lang w:val="es-ES"/>
        </w:rPr>
        <w:t xml:space="preserve"> </w:t>
      </w:r>
      <w:proofErr w:type="spellStart"/>
      <w:r>
        <w:rPr>
          <w:lang w:val="es-ES"/>
        </w:rPr>
        <w:t>projecte</w:t>
      </w:r>
      <w:proofErr w:type="spellEnd"/>
      <w:r>
        <w:rPr>
          <w:lang w:val="es-ES"/>
        </w:rPr>
        <w:t xml:space="preserve"> del que </w:t>
      </w:r>
      <w:proofErr w:type="spellStart"/>
      <w:r>
        <w:rPr>
          <w:lang w:val="es-ES"/>
        </w:rPr>
        <w:t>tinc</w:t>
      </w:r>
      <w:proofErr w:type="spellEnd"/>
      <w:r>
        <w:rPr>
          <w:lang w:val="es-ES"/>
        </w:rPr>
        <w:t xml:space="preserve"> </w:t>
      </w:r>
      <w:proofErr w:type="spellStart"/>
      <w:r>
        <w:rPr>
          <w:lang w:val="es-ES"/>
        </w:rPr>
        <w:t>l’informació</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BC659A" w15:done="0"/>
  <w15:commentEx w15:paraId="0F1DDB6C" w15:done="0"/>
  <w15:commentEx w15:paraId="40DA9C57" w15:done="0"/>
  <w15:commentEx w15:paraId="2BEED4C3" w15:done="0"/>
  <w15:commentEx w15:paraId="4BC71C7F" w15:done="0"/>
  <w15:commentEx w15:paraId="11C3A96F" w15:done="0"/>
  <w15:commentEx w15:paraId="3ADD89BD" w15:done="0"/>
  <w15:commentEx w15:paraId="7F326BCF" w15:done="0"/>
  <w15:commentEx w15:paraId="2296C24D" w15:done="0"/>
  <w15:commentEx w15:paraId="6F31923D" w15:done="0"/>
  <w15:commentEx w15:paraId="25D18B21" w15:done="0"/>
  <w15:commentEx w15:paraId="40FB1B83" w15:done="0"/>
  <w15:commentEx w15:paraId="184B9195" w15:done="0"/>
  <w15:commentEx w15:paraId="11256BDF" w15:done="0"/>
  <w15:commentEx w15:paraId="20466C3F" w15:done="0"/>
  <w15:commentEx w15:paraId="0B5FE946" w15:done="0"/>
  <w15:commentEx w15:paraId="19DDEE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BC659A" w16cid:durableId="22413DD1"/>
  <w16cid:commentId w16cid:paraId="0F1DDB6C" w16cid:durableId="22414168"/>
  <w16cid:commentId w16cid:paraId="40DA9C57" w16cid:durableId="22414269"/>
  <w16cid:commentId w16cid:paraId="2BEED4C3" w16cid:durableId="22414198"/>
  <w16cid:commentId w16cid:paraId="4BC71C7F" w16cid:durableId="224143C6"/>
  <w16cid:commentId w16cid:paraId="11C3A96F" w16cid:durableId="22414252"/>
  <w16cid:commentId w16cid:paraId="3ADD89BD" w16cid:durableId="2241438C"/>
  <w16cid:commentId w16cid:paraId="7F326BCF" w16cid:durableId="225A7625"/>
  <w16cid:commentId w16cid:paraId="2296C24D" w16cid:durableId="225A770C"/>
  <w16cid:commentId w16cid:paraId="6F31923D" w16cid:durableId="225A7730"/>
  <w16cid:commentId w16cid:paraId="25D18B21" w16cid:durableId="224143FB"/>
  <w16cid:commentId w16cid:paraId="40FB1B83" w16cid:durableId="22415CDC"/>
  <w16cid:commentId w16cid:paraId="184B9195" w16cid:durableId="22415CC7"/>
  <w16cid:commentId w16cid:paraId="11256BDF" w16cid:durableId="2241499F"/>
  <w16cid:commentId w16cid:paraId="20466C3F" w16cid:durableId="224149BD"/>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422D5" w14:textId="77777777" w:rsidR="00F94F0F" w:rsidRDefault="00F94F0F" w:rsidP="006C306C">
      <w:pPr>
        <w:spacing w:after="0" w:line="240" w:lineRule="auto"/>
      </w:pPr>
      <w:r>
        <w:separator/>
      </w:r>
    </w:p>
  </w:endnote>
  <w:endnote w:type="continuationSeparator" w:id="0">
    <w:p w14:paraId="2656C8DA" w14:textId="77777777" w:rsidR="00F94F0F" w:rsidRDefault="00F94F0F"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B3DC9" w14:textId="77777777" w:rsidR="00F94F0F" w:rsidRDefault="00F94F0F" w:rsidP="006C306C">
      <w:pPr>
        <w:spacing w:after="0" w:line="240" w:lineRule="auto"/>
      </w:pPr>
      <w:r>
        <w:separator/>
      </w:r>
    </w:p>
  </w:footnote>
  <w:footnote w:type="continuationSeparator" w:id="0">
    <w:p w14:paraId="6D56852F" w14:textId="77777777" w:rsidR="00F94F0F" w:rsidRDefault="00F94F0F"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430F8"/>
    <w:rsid w:val="00044507"/>
    <w:rsid w:val="00044BE3"/>
    <w:rsid w:val="0004593D"/>
    <w:rsid w:val="00047573"/>
    <w:rsid w:val="000478E1"/>
    <w:rsid w:val="00047F60"/>
    <w:rsid w:val="000515AC"/>
    <w:rsid w:val="00054B68"/>
    <w:rsid w:val="0006438B"/>
    <w:rsid w:val="00065819"/>
    <w:rsid w:val="00066B47"/>
    <w:rsid w:val="00067501"/>
    <w:rsid w:val="00070687"/>
    <w:rsid w:val="00074BFA"/>
    <w:rsid w:val="00082B8C"/>
    <w:rsid w:val="000856B8"/>
    <w:rsid w:val="00091DE0"/>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78"/>
    <w:rsid w:val="000E10F8"/>
    <w:rsid w:val="000E1AC4"/>
    <w:rsid w:val="000E24ED"/>
    <w:rsid w:val="000E5B03"/>
    <w:rsid w:val="000E6EF4"/>
    <w:rsid w:val="000F2606"/>
    <w:rsid w:val="000F418C"/>
    <w:rsid w:val="000F42BF"/>
    <w:rsid w:val="000F705F"/>
    <w:rsid w:val="00103BDD"/>
    <w:rsid w:val="001045AC"/>
    <w:rsid w:val="00115BD2"/>
    <w:rsid w:val="00122D16"/>
    <w:rsid w:val="00122EC3"/>
    <w:rsid w:val="00126A28"/>
    <w:rsid w:val="001319FA"/>
    <w:rsid w:val="001328CE"/>
    <w:rsid w:val="00134409"/>
    <w:rsid w:val="00137912"/>
    <w:rsid w:val="00143A8E"/>
    <w:rsid w:val="00144185"/>
    <w:rsid w:val="00147804"/>
    <w:rsid w:val="001525FD"/>
    <w:rsid w:val="00153222"/>
    <w:rsid w:val="00153790"/>
    <w:rsid w:val="0015469C"/>
    <w:rsid w:val="00154AE2"/>
    <w:rsid w:val="00161216"/>
    <w:rsid w:val="00162546"/>
    <w:rsid w:val="00164BC2"/>
    <w:rsid w:val="0016726D"/>
    <w:rsid w:val="0017318A"/>
    <w:rsid w:val="00173434"/>
    <w:rsid w:val="00173954"/>
    <w:rsid w:val="00177D47"/>
    <w:rsid w:val="00182B1C"/>
    <w:rsid w:val="0018574F"/>
    <w:rsid w:val="00190F8C"/>
    <w:rsid w:val="00191DD9"/>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76C55"/>
    <w:rsid w:val="00277B3F"/>
    <w:rsid w:val="0028008E"/>
    <w:rsid w:val="0028204D"/>
    <w:rsid w:val="002827A0"/>
    <w:rsid w:val="002872D2"/>
    <w:rsid w:val="002942E8"/>
    <w:rsid w:val="002A1ADA"/>
    <w:rsid w:val="002A7D6F"/>
    <w:rsid w:val="002B09EC"/>
    <w:rsid w:val="002B0EC1"/>
    <w:rsid w:val="002B30EB"/>
    <w:rsid w:val="002B4499"/>
    <w:rsid w:val="002B5068"/>
    <w:rsid w:val="002C02FC"/>
    <w:rsid w:val="002C3FA2"/>
    <w:rsid w:val="002C56EC"/>
    <w:rsid w:val="002D59C0"/>
    <w:rsid w:val="002D7BF1"/>
    <w:rsid w:val="002E1527"/>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1BDC"/>
    <w:rsid w:val="00345AF4"/>
    <w:rsid w:val="003518C5"/>
    <w:rsid w:val="00361706"/>
    <w:rsid w:val="00365A71"/>
    <w:rsid w:val="003672A6"/>
    <w:rsid w:val="003824FB"/>
    <w:rsid w:val="003861EE"/>
    <w:rsid w:val="00392FE6"/>
    <w:rsid w:val="00393F22"/>
    <w:rsid w:val="00394CD9"/>
    <w:rsid w:val="00395EC1"/>
    <w:rsid w:val="0039660F"/>
    <w:rsid w:val="003A095A"/>
    <w:rsid w:val="003A1ECD"/>
    <w:rsid w:val="003A2264"/>
    <w:rsid w:val="003A5D6B"/>
    <w:rsid w:val="003A6B67"/>
    <w:rsid w:val="003A7931"/>
    <w:rsid w:val="003B2872"/>
    <w:rsid w:val="003B378A"/>
    <w:rsid w:val="003B37C6"/>
    <w:rsid w:val="003C1AE8"/>
    <w:rsid w:val="003C36C4"/>
    <w:rsid w:val="003D00A7"/>
    <w:rsid w:val="003D269E"/>
    <w:rsid w:val="003D4526"/>
    <w:rsid w:val="003D6303"/>
    <w:rsid w:val="003D6362"/>
    <w:rsid w:val="003E1FB8"/>
    <w:rsid w:val="003E5D39"/>
    <w:rsid w:val="003E605F"/>
    <w:rsid w:val="003E6AC3"/>
    <w:rsid w:val="003E7C85"/>
    <w:rsid w:val="003F248C"/>
    <w:rsid w:val="003F4A3B"/>
    <w:rsid w:val="003F7138"/>
    <w:rsid w:val="00401D9B"/>
    <w:rsid w:val="004052C0"/>
    <w:rsid w:val="00410C3D"/>
    <w:rsid w:val="004140C9"/>
    <w:rsid w:val="0041727E"/>
    <w:rsid w:val="00417EA9"/>
    <w:rsid w:val="00422259"/>
    <w:rsid w:val="00423C69"/>
    <w:rsid w:val="00426B87"/>
    <w:rsid w:val="00426C0D"/>
    <w:rsid w:val="004346A8"/>
    <w:rsid w:val="0043561A"/>
    <w:rsid w:val="0043611B"/>
    <w:rsid w:val="004423E9"/>
    <w:rsid w:val="004439FB"/>
    <w:rsid w:val="00443E89"/>
    <w:rsid w:val="00454CF0"/>
    <w:rsid w:val="0046001F"/>
    <w:rsid w:val="0046022A"/>
    <w:rsid w:val="004609FC"/>
    <w:rsid w:val="0046135E"/>
    <w:rsid w:val="00461D30"/>
    <w:rsid w:val="004644B3"/>
    <w:rsid w:val="004662F3"/>
    <w:rsid w:val="00470041"/>
    <w:rsid w:val="004750B3"/>
    <w:rsid w:val="00480BAA"/>
    <w:rsid w:val="00483CDD"/>
    <w:rsid w:val="00483E1D"/>
    <w:rsid w:val="00486DE5"/>
    <w:rsid w:val="004876A1"/>
    <w:rsid w:val="004915C7"/>
    <w:rsid w:val="00494A47"/>
    <w:rsid w:val="004A25AA"/>
    <w:rsid w:val="004A4C6D"/>
    <w:rsid w:val="004A61C4"/>
    <w:rsid w:val="004A71E1"/>
    <w:rsid w:val="004A78FD"/>
    <w:rsid w:val="004B2274"/>
    <w:rsid w:val="004B4255"/>
    <w:rsid w:val="004B7C16"/>
    <w:rsid w:val="004C2528"/>
    <w:rsid w:val="004C4C24"/>
    <w:rsid w:val="004C61B3"/>
    <w:rsid w:val="004C6B75"/>
    <w:rsid w:val="004C7734"/>
    <w:rsid w:val="004E484D"/>
    <w:rsid w:val="004F0E1B"/>
    <w:rsid w:val="004F2001"/>
    <w:rsid w:val="004F3A92"/>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7240"/>
    <w:rsid w:val="00534500"/>
    <w:rsid w:val="00534A34"/>
    <w:rsid w:val="00540D32"/>
    <w:rsid w:val="005445C6"/>
    <w:rsid w:val="0054533C"/>
    <w:rsid w:val="00546890"/>
    <w:rsid w:val="005514C5"/>
    <w:rsid w:val="005522E7"/>
    <w:rsid w:val="00554D7B"/>
    <w:rsid w:val="00555821"/>
    <w:rsid w:val="005663F8"/>
    <w:rsid w:val="005724E4"/>
    <w:rsid w:val="00574A34"/>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244E"/>
    <w:rsid w:val="005B2920"/>
    <w:rsid w:val="005B2E73"/>
    <w:rsid w:val="005B3EC0"/>
    <w:rsid w:val="005B560C"/>
    <w:rsid w:val="005C2640"/>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7AA1"/>
    <w:rsid w:val="006221BA"/>
    <w:rsid w:val="00622426"/>
    <w:rsid w:val="00622DAF"/>
    <w:rsid w:val="00624045"/>
    <w:rsid w:val="006352FD"/>
    <w:rsid w:val="00640A0D"/>
    <w:rsid w:val="00641C7A"/>
    <w:rsid w:val="00645F99"/>
    <w:rsid w:val="00652E8A"/>
    <w:rsid w:val="006565D9"/>
    <w:rsid w:val="00660D60"/>
    <w:rsid w:val="006613B4"/>
    <w:rsid w:val="00662D79"/>
    <w:rsid w:val="006638EB"/>
    <w:rsid w:val="00665486"/>
    <w:rsid w:val="006662F8"/>
    <w:rsid w:val="00667662"/>
    <w:rsid w:val="006778A0"/>
    <w:rsid w:val="00683CFE"/>
    <w:rsid w:val="00683D69"/>
    <w:rsid w:val="00684BA5"/>
    <w:rsid w:val="00690FD5"/>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44AD"/>
    <w:rsid w:val="006E6655"/>
    <w:rsid w:val="006F109A"/>
    <w:rsid w:val="006F1CCA"/>
    <w:rsid w:val="006F1E4D"/>
    <w:rsid w:val="006F284C"/>
    <w:rsid w:val="006F5F89"/>
    <w:rsid w:val="00706A91"/>
    <w:rsid w:val="00706C13"/>
    <w:rsid w:val="00707A8B"/>
    <w:rsid w:val="007108A9"/>
    <w:rsid w:val="00715460"/>
    <w:rsid w:val="007164E4"/>
    <w:rsid w:val="007212FD"/>
    <w:rsid w:val="00721DF3"/>
    <w:rsid w:val="0072302C"/>
    <w:rsid w:val="007234B3"/>
    <w:rsid w:val="0072483C"/>
    <w:rsid w:val="00726106"/>
    <w:rsid w:val="00732E22"/>
    <w:rsid w:val="00737D5F"/>
    <w:rsid w:val="007406AD"/>
    <w:rsid w:val="00745CD3"/>
    <w:rsid w:val="007615FA"/>
    <w:rsid w:val="00763A72"/>
    <w:rsid w:val="007651EB"/>
    <w:rsid w:val="00766971"/>
    <w:rsid w:val="00770BC8"/>
    <w:rsid w:val="0077135F"/>
    <w:rsid w:val="00777712"/>
    <w:rsid w:val="0078018B"/>
    <w:rsid w:val="00785D38"/>
    <w:rsid w:val="00793F11"/>
    <w:rsid w:val="00794692"/>
    <w:rsid w:val="00795C4F"/>
    <w:rsid w:val="00797B60"/>
    <w:rsid w:val="007A5EA5"/>
    <w:rsid w:val="007A697D"/>
    <w:rsid w:val="007A6B14"/>
    <w:rsid w:val="007B19AF"/>
    <w:rsid w:val="007C2B3C"/>
    <w:rsid w:val="007C392A"/>
    <w:rsid w:val="007C696F"/>
    <w:rsid w:val="007C7DAE"/>
    <w:rsid w:val="007D032D"/>
    <w:rsid w:val="007D065C"/>
    <w:rsid w:val="007D0A74"/>
    <w:rsid w:val="007D41E8"/>
    <w:rsid w:val="007E2DE2"/>
    <w:rsid w:val="007E51E7"/>
    <w:rsid w:val="007F1585"/>
    <w:rsid w:val="007F16ED"/>
    <w:rsid w:val="008029BE"/>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4971"/>
    <w:rsid w:val="008E7F6B"/>
    <w:rsid w:val="008F2DF0"/>
    <w:rsid w:val="00901CB6"/>
    <w:rsid w:val="0090257E"/>
    <w:rsid w:val="009044FC"/>
    <w:rsid w:val="0090664C"/>
    <w:rsid w:val="00907FFC"/>
    <w:rsid w:val="0091260F"/>
    <w:rsid w:val="00914AB2"/>
    <w:rsid w:val="00924FB4"/>
    <w:rsid w:val="0092614D"/>
    <w:rsid w:val="00926303"/>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3195"/>
    <w:rsid w:val="0099376C"/>
    <w:rsid w:val="00993D85"/>
    <w:rsid w:val="00993F30"/>
    <w:rsid w:val="00995EB9"/>
    <w:rsid w:val="00996E9E"/>
    <w:rsid w:val="0099701D"/>
    <w:rsid w:val="009A0979"/>
    <w:rsid w:val="009A25C5"/>
    <w:rsid w:val="009A26A6"/>
    <w:rsid w:val="009A53CB"/>
    <w:rsid w:val="009B5E1D"/>
    <w:rsid w:val="009B702B"/>
    <w:rsid w:val="009C2ACB"/>
    <w:rsid w:val="009C3185"/>
    <w:rsid w:val="009C404C"/>
    <w:rsid w:val="009D2D33"/>
    <w:rsid w:val="009D32B4"/>
    <w:rsid w:val="009D5335"/>
    <w:rsid w:val="009D6BC6"/>
    <w:rsid w:val="009D772E"/>
    <w:rsid w:val="009E3B5C"/>
    <w:rsid w:val="009E4144"/>
    <w:rsid w:val="009E536D"/>
    <w:rsid w:val="009F0869"/>
    <w:rsid w:val="009F45C9"/>
    <w:rsid w:val="009F4868"/>
    <w:rsid w:val="009F4A02"/>
    <w:rsid w:val="00A020E6"/>
    <w:rsid w:val="00A0459C"/>
    <w:rsid w:val="00A06443"/>
    <w:rsid w:val="00A06FFE"/>
    <w:rsid w:val="00A07C33"/>
    <w:rsid w:val="00A07F7B"/>
    <w:rsid w:val="00A17055"/>
    <w:rsid w:val="00A1729D"/>
    <w:rsid w:val="00A2275C"/>
    <w:rsid w:val="00A27E06"/>
    <w:rsid w:val="00A303C4"/>
    <w:rsid w:val="00A367D0"/>
    <w:rsid w:val="00A37696"/>
    <w:rsid w:val="00A40624"/>
    <w:rsid w:val="00A41AA2"/>
    <w:rsid w:val="00A46775"/>
    <w:rsid w:val="00A47273"/>
    <w:rsid w:val="00A511C2"/>
    <w:rsid w:val="00A51228"/>
    <w:rsid w:val="00A524D0"/>
    <w:rsid w:val="00A530B9"/>
    <w:rsid w:val="00A55EAE"/>
    <w:rsid w:val="00A5753F"/>
    <w:rsid w:val="00A6399B"/>
    <w:rsid w:val="00A63E27"/>
    <w:rsid w:val="00A6529B"/>
    <w:rsid w:val="00A71864"/>
    <w:rsid w:val="00A72038"/>
    <w:rsid w:val="00A72E30"/>
    <w:rsid w:val="00A76159"/>
    <w:rsid w:val="00A76338"/>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2C1"/>
    <w:rsid w:val="00AF4421"/>
    <w:rsid w:val="00B002D0"/>
    <w:rsid w:val="00B00CD6"/>
    <w:rsid w:val="00B02A5F"/>
    <w:rsid w:val="00B03A3D"/>
    <w:rsid w:val="00B041E1"/>
    <w:rsid w:val="00B07FC5"/>
    <w:rsid w:val="00B13554"/>
    <w:rsid w:val="00B136E5"/>
    <w:rsid w:val="00B1371B"/>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E32"/>
    <w:rsid w:val="00B51519"/>
    <w:rsid w:val="00B56F10"/>
    <w:rsid w:val="00B651B8"/>
    <w:rsid w:val="00B664E3"/>
    <w:rsid w:val="00B66FE9"/>
    <w:rsid w:val="00B732B7"/>
    <w:rsid w:val="00B751F7"/>
    <w:rsid w:val="00B76301"/>
    <w:rsid w:val="00B76DE8"/>
    <w:rsid w:val="00B76F2F"/>
    <w:rsid w:val="00B76F61"/>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7152"/>
    <w:rsid w:val="00BC1BB1"/>
    <w:rsid w:val="00BC341D"/>
    <w:rsid w:val="00BC34E7"/>
    <w:rsid w:val="00BC575F"/>
    <w:rsid w:val="00BC5EA2"/>
    <w:rsid w:val="00BC625C"/>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5D3D"/>
    <w:rsid w:val="00C16886"/>
    <w:rsid w:val="00C174DC"/>
    <w:rsid w:val="00C206C5"/>
    <w:rsid w:val="00C21C25"/>
    <w:rsid w:val="00C21D42"/>
    <w:rsid w:val="00C31C34"/>
    <w:rsid w:val="00C3480F"/>
    <w:rsid w:val="00C374BB"/>
    <w:rsid w:val="00C37F7A"/>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FCC"/>
    <w:rsid w:val="00D3242D"/>
    <w:rsid w:val="00D353B6"/>
    <w:rsid w:val="00D4291E"/>
    <w:rsid w:val="00D473A2"/>
    <w:rsid w:val="00D57C5D"/>
    <w:rsid w:val="00D63515"/>
    <w:rsid w:val="00D671F3"/>
    <w:rsid w:val="00D723DF"/>
    <w:rsid w:val="00D72703"/>
    <w:rsid w:val="00D75621"/>
    <w:rsid w:val="00D75E04"/>
    <w:rsid w:val="00D9221E"/>
    <w:rsid w:val="00DA04AD"/>
    <w:rsid w:val="00DA3054"/>
    <w:rsid w:val="00DA3A96"/>
    <w:rsid w:val="00DA5A0C"/>
    <w:rsid w:val="00DA6AA6"/>
    <w:rsid w:val="00DA7ACC"/>
    <w:rsid w:val="00DB1AF9"/>
    <w:rsid w:val="00DB27C6"/>
    <w:rsid w:val="00DC09C9"/>
    <w:rsid w:val="00DC250D"/>
    <w:rsid w:val="00DC5564"/>
    <w:rsid w:val="00DD0E36"/>
    <w:rsid w:val="00DD2998"/>
    <w:rsid w:val="00DD2A31"/>
    <w:rsid w:val="00DD71B7"/>
    <w:rsid w:val="00DD7D41"/>
    <w:rsid w:val="00DE2D35"/>
    <w:rsid w:val="00DE3390"/>
    <w:rsid w:val="00DF12B3"/>
    <w:rsid w:val="00DF19A7"/>
    <w:rsid w:val="00DF2D86"/>
    <w:rsid w:val="00DF2DEF"/>
    <w:rsid w:val="00DF4570"/>
    <w:rsid w:val="00DF729C"/>
    <w:rsid w:val="00E015A1"/>
    <w:rsid w:val="00E01F1C"/>
    <w:rsid w:val="00E042EC"/>
    <w:rsid w:val="00E06353"/>
    <w:rsid w:val="00E07821"/>
    <w:rsid w:val="00E13A34"/>
    <w:rsid w:val="00E14AA4"/>
    <w:rsid w:val="00E16F22"/>
    <w:rsid w:val="00E16F8E"/>
    <w:rsid w:val="00E21FD0"/>
    <w:rsid w:val="00E235E4"/>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A7B3C"/>
    <w:rsid w:val="00EB03CA"/>
    <w:rsid w:val="00EB30C6"/>
    <w:rsid w:val="00EB3FEF"/>
    <w:rsid w:val="00EB6ED6"/>
    <w:rsid w:val="00EB74D8"/>
    <w:rsid w:val="00EC2370"/>
    <w:rsid w:val="00ED2869"/>
    <w:rsid w:val="00ED29CA"/>
    <w:rsid w:val="00ED4695"/>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84F5C"/>
    <w:rsid w:val="00F9489F"/>
    <w:rsid w:val="00F94F0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b-jorges/AirDrag"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3.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00C66-5A43-4386-9E07-835706CF2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19</Pages>
  <Words>23014</Words>
  <Characters>131181</Characters>
  <Application>Microsoft Office Word</Application>
  <DocSecurity>0</DocSecurity>
  <Lines>1093</Lines>
  <Paragraphs>307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68</cp:revision>
  <dcterms:created xsi:type="dcterms:W3CDTF">2020-04-14T22:41:00Z</dcterms:created>
  <dcterms:modified xsi:type="dcterms:W3CDTF">2020-05-09T03:55:00Z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