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 xml:space="preserve">¹ Vision and Control of Action (VISCA) group, Department of Cognition, Development and Psychology of Education, </w:t>
      </w:r>
      <w:proofErr w:type="spellStart"/>
      <w:r w:rsidRPr="006565D9">
        <w:t>Institut</w:t>
      </w:r>
      <w:proofErr w:type="spellEnd"/>
      <w:r w:rsidRPr="006565D9">
        <w:t xml:space="preserve"> de </w:t>
      </w:r>
      <w:proofErr w:type="spellStart"/>
      <w:r w:rsidRPr="006565D9">
        <w:t>Neurociències</w:t>
      </w:r>
      <w:proofErr w:type="spellEnd"/>
      <w:r w:rsidRPr="006565D9">
        <w:t xml:space="preserve">, </w:t>
      </w:r>
      <w:proofErr w:type="spellStart"/>
      <w:r w:rsidRPr="006565D9">
        <w:t>Universitat</w:t>
      </w:r>
      <w:proofErr w:type="spellEnd"/>
      <w:r w:rsidRPr="006565D9">
        <w:t xml:space="preserve"> de Barcelona, Ps. </w:t>
      </w:r>
      <w:proofErr w:type="spellStart"/>
      <w:r w:rsidRPr="006565D9">
        <w:t>Vall</w:t>
      </w:r>
      <w:proofErr w:type="spellEnd"/>
      <w:r w:rsidRPr="006565D9">
        <w:t xml:space="preserve"> </w:t>
      </w:r>
      <w:proofErr w:type="spellStart"/>
      <w:r w:rsidRPr="006565D9">
        <w:t>d'Hebron</w:t>
      </w:r>
      <w:proofErr w:type="spellEnd"/>
      <w:r w:rsidRPr="006565D9">
        <w:t xml:space="preserve">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w:t>
      </w:r>
      <w:proofErr w:type="spellStart"/>
      <w:r w:rsidRPr="006565D9">
        <w:t>Keele</w:t>
      </w:r>
      <w:proofErr w:type="spellEnd"/>
      <w:r w:rsidRPr="006565D9">
        <w:t xml:space="preserv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xml:space="preserve">. Nonetheless, many studies </w:t>
      </w:r>
      <w:proofErr w:type="gramStart"/>
      <w:r>
        <w:t>neglect</w:t>
      </w:r>
      <w:proofErr w:type="gramEnd"/>
      <w:r>
        <w:t xml:space="preserve">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C41381"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C41381"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w:t>
      </w:r>
      <w:proofErr w:type="gramStart"/>
      <w:r w:rsidR="00486DE5">
        <w:t>mass</w:t>
      </w:r>
      <w:proofErr w:type="gramEnd"/>
      <w:r w:rsidR="00486DE5">
        <w:t xml:space="preserve">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4F274F3"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C41381"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C41381"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C41381"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C41381"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C41381"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C4138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C4138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C4138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C4138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C41381"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C41381"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573F8BEE" w:rsidR="009F4A02" w:rsidRDefault="00047573" w:rsidP="00E35B02">
      <w:pPr>
        <w:pStyle w:val="Caption"/>
        <w:jc w:val="both"/>
      </w:pPr>
      <w:bookmarkStart w:id="0" w:name="_Ref36243749"/>
      <w:r>
        <w:t xml:space="preserve">Figure </w:t>
      </w:r>
      <w:r w:rsidR="00C41381">
        <w:fldChar w:fldCharType="begin"/>
      </w:r>
      <w:r w:rsidR="00C41381">
        <w:instrText xml:space="preserve"> SEQ Figure \* ARABIC </w:instrText>
      </w:r>
      <w:r w:rsidR="00C41381">
        <w:fldChar w:fldCharType="separate"/>
      </w:r>
      <w:r w:rsidR="00267D02">
        <w:rPr>
          <w:noProof/>
        </w:rPr>
        <w:t>1</w:t>
      </w:r>
      <w:r w:rsidR="00C41381">
        <w:rPr>
          <w:noProof/>
        </w:rPr>
        <w:fldChar w:fldCharType="end"/>
      </w:r>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C41381"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C41381"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A85B318" w:rsidR="004A25AA" w:rsidRDefault="009F4A02" w:rsidP="00EC2370">
      <w:pPr>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w:t>
      </w:r>
      <w:proofErr w:type="gramStart"/>
      <w:r w:rsidR="00D57C5D">
        <w:t>due to the effect</w:t>
      </w:r>
      <w:proofErr w:type="gramEnd"/>
      <w:r w:rsidR="00D57C5D">
        <w:t xml:space="preserve">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w:t>
      </w:r>
      <w:proofErr w:type="gramStart"/>
      <w:r w:rsidR="001D3148">
        <w:t>can’t</w:t>
      </w:r>
      <w:proofErr w:type="gramEnd"/>
      <w:r w:rsidR="001D3148">
        <w:t xml:space="preserve"> be rejected. </w:t>
      </w:r>
      <w:r w:rsidR="00603584">
        <w:t xml:space="preserve">Bayesian analyses furthermore allow to directly contrast two </w:t>
      </w:r>
      <w:r w:rsidR="00603584">
        <w:lastRenderedPageBreak/>
        <w:t>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5FE40889" w14:textId="77777777" w:rsidR="00A76463" w:rsidRDefault="009D5335" w:rsidP="00EC2370">
      <w:pPr>
        <w:jc w:val="both"/>
        <w:rPr>
          <w:ins w:id="3" w:author="Björn Jörges" w:date="2020-06-09T01:52:00Z"/>
        </w:rPr>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proofErr w:type="gramStart"/>
      <w:r>
        <w:t>simulated</w:t>
      </w:r>
      <w:proofErr w:type="gramEnd"/>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ins w:id="4" w:author="Björn Jörges" w:date="2020-06-01T21:07:00Z">
        <w:r w:rsidR="006E1DB8">
          <w:t xml:space="preserve"> The predictions are depicted </w:t>
        </w:r>
      </w:ins>
      <w:ins w:id="5" w:author="Björn Jörges" w:date="2020-06-09T01:52:00Z">
        <w:r w:rsidR="00A76463">
          <w:t xml:space="preserve">in </w:t>
        </w:r>
        <w:r w:rsidR="00A76463">
          <w:fldChar w:fldCharType="begin"/>
        </w:r>
        <w:r w:rsidR="00A76463">
          <w:instrText xml:space="preserve"> REF _Ref36243749 \h </w:instrText>
        </w:r>
      </w:ins>
      <w:r w:rsidR="00A76463">
        <w:fldChar w:fldCharType="separate"/>
      </w:r>
      <w:ins w:id="6" w:author="Björn Jörges" w:date="2020-06-09T01:52:00Z">
        <w:r w:rsidR="00A76463">
          <w:t xml:space="preserve">Figure </w:t>
        </w:r>
        <w:r w:rsidR="00A76463">
          <w:rPr>
            <w:noProof/>
          </w:rPr>
          <w:t>1</w:t>
        </w:r>
        <w:r w:rsidR="00A76463">
          <w:fldChar w:fldCharType="end"/>
        </w:r>
        <w:r w:rsidR="00A76463">
          <w:t>A</w:t>
        </w:r>
      </w:ins>
      <w:ins w:id="7" w:author="Björn Jörges" w:date="2020-06-01T21:09:00Z">
        <w:r w:rsidR="006E1DB8">
          <w:t>.</w:t>
        </w:r>
      </w:ins>
      <w:r w:rsidR="000E10F8">
        <w:t xml:space="preserve"> </w:t>
      </w:r>
    </w:p>
    <w:p w14:paraId="6860A853" w14:textId="3DD2ED3D" w:rsidR="006E1DB8" w:rsidRDefault="000E10F8" w:rsidP="00EC2370">
      <w:pPr>
        <w:jc w:val="both"/>
      </w:pPr>
      <w:commentRangeStart w:id="8"/>
      <w:r>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8"/>
    </w:p>
    <w:p w14:paraId="137EB335" w14:textId="28C3CF76" w:rsidR="00A76463" w:rsidRDefault="00265AF1" w:rsidP="00A76463">
      <w:pPr>
        <w:keepNext/>
        <w:jc w:val="both"/>
        <w:rPr>
          <w:ins w:id="9" w:author="Björn Jörges" w:date="2020-06-09T01:53:00Z"/>
        </w:rPr>
      </w:pPr>
      <w:r>
        <w:rPr>
          <w:rStyle w:val="CommentReference"/>
        </w:rPr>
        <w:commentReference w:id="8"/>
      </w:r>
      <w:r w:rsidR="00FE7153">
        <w:t xml:space="preserve">For </w:t>
      </w:r>
      <w:r w:rsidR="00FE7153" w:rsidRPr="00A76338">
        <w:rPr>
          <w:b/>
          <w:bCs/>
        </w:rPr>
        <w:t>Hypothesis 2</w:t>
      </w:r>
      <w:r w:rsidR="00FE7153">
        <w:t>, we expect that temporal and spatial errors are comparable for targets of tennis ball size and targets of basketball size</w:t>
      </w:r>
      <w:ins w:id="10" w:author="Björn Jörges" w:date="2020-05-07T22:07:00Z">
        <w:r w:rsidR="004C6B75">
          <w:t xml:space="preserve"> in the “Air Drag: Present” condition, indicating that participants adapt their predictions to the target sizes</w:t>
        </w:r>
      </w:ins>
      <w:ins w:id="11" w:author="Björn Jörges" w:date="2020-05-07T22:08:00Z">
        <w:r w:rsidR="004C6B75">
          <w:t xml:space="preserve"> and respond accurately in both conditions. In the “Air Drag: Absent” condition, </w:t>
        </w:r>
      </w:ins>
      <w:ins w:id="12" w:author="Björn Jörges" w:date="2020-05-07T22:46:00Z">
        <w:r w:rsidR="00D72703">
          <w:t xml:space="preserve">in turn, </w:t>
        </w:r>
      </w:ins>
      <w:ins w:id="13" w:author="Björn Jörges" w:date="2020-05-07T22:08:00Z">
        <w:r w:rsidR="004C6B75">
          <w:t xml:space="preserve">we should see </w:t>
        </w:r>
      </w:ins>
      <w:ins w:id="14" w:author="Björn Jörges" w:date="2020-05-07T22:20:00Z">
        <w:r w:rsidR="003D269E">
          <w:t>differences</w:t>
        </w:r>
      </w:ins>
      <w:ins w:id="15" w:author="Björn Jörges" w:date="2020-05-07T22:46:00Z">
        <w:r w:rsidR="00D72703">
          <w:t xml:space="preserve"> </w:t>
        </w:r>
      </w:ins>
      <w:ins w:id="16" w:author="Björn Jörges" w:date="2020-05-07T22:51:00Z">
        <w:r w:rsidR="005C2640">
          <w:t>if humans</w:t>
        </w:r>
      </w:ins>
      <w:ins w:id="17" w:author="Björn Jörges" w:date="2020-08-28T01:22:00Z">
        <w:r w:rsidR="00662E3D">
          <w:t>, when extrapolating motion,</w:t>
        </w:r>
      </w:ins>
      <w:ins w:id="18" w:author="Björn Jörges" w:date="2020-05-07T22:51:00Z">
        <w:r w:rsidR="005C2640">
          <w:t xml:space="preserve"> </w:t>
        </w:r>
      </w:ins>
      <w:proofErr w:type="gramStart"/>
      <w:ins w:id="19" w:author="Björn Jörges" w:date="2020-08-28T01:21:00Z">
        <w:r w:rsidR="00662E3D">
          <w:t xml:space="preserve">take </w:t>
        </w:r>
      </w:ins>
      <w:ins w:id="20" w:author="Björn Jörges" w:date="2020-05-07T22:51:00Z">
        <w:r w:rsidR="005C2640">
          <w:t>into account</w:t>
        </w:r>
        <w:proofErr w:type="gramEnd"/>
        <w:r w:rsidR="005C2640">
          <w:t xml:space="preserve"> </w:t>
        </w:r>
      </w:ins>
      <w:ins w:id="21" w:author="Björn Jörges" w:date="2020-08-28T01:22:00Z">
        <w:r w:rsidR="00662E3D">
          <w:t>how objects of different sizes are affected differentially by air drag</w:t>
        </w:r>
      </w:ins>
      <w:ins w:id="22" w:author="Björn Jörges" w:date="2020-05-07T22:51:00Z">
        <w:r w:rsidR="005C2640">
          <w:t xml:space="preserve">. </w:t>
        </w:r>
      </w:ins>
      <w:ins w:id="23" w:author="Björn Jörges" w:date="2020-05-07T22:53:00Z">
        <w:r w:rsidR="005C2640">
          <w:t>When participants extrapolate motion according to a correct physical model of air drag,</w:t>
        </w:r>
      </w:ins>
      <w:ins w:id="24" w:author="Björn Jörges" w:date="2020-05-08T20:25:00Z">
        <w:r w:rsidR="00C15D3D">
          <w:t xml:space="preserve"> we expect them to respond earlier for</w:t>
        </w:r>
      </w:ins>
      <w:ins w:id="25" w:author="Björn Jörges" w:date="2020-05-08T20:31:00Z">
        <w:r w:rsidR="00C15D3D">
          <w:t xml:space="preserve"> smaller targets and later for bigger targets</w:t>
        </w:r>
      </w:ins>
      <w:ins w:id="26" w:author="Björn Jörges" w:date="2020-05-07T23:06:00Z">
        <w:r w:rsidR="006B0A66">
          <w:t>.</w:t>
        </w:r>
      </w:ins>
      <w:ins w:id="27" w:author="Björn Jörges" w:date="2020-05-07T22:49:00Z">
        <w:r w:rsidR="005C2640">
          <w:t xml:space="preserve"> </w:t>
        </w:r>
      </w:ins>
      <w:ins w:id="28" w:author="Björn Jörges" w:date="2020-05-07T23:03:00Z">
        <w:r w:rsidR="001B114B">
          <w:t xml:space="preserve">For the spatial task, we expect </w:t>
        </w:r>
      </w:ins>
      <w:ins w:id="29" w:author="Björn Jörges" w:date="2020-05-08T20:32:00Z">
        <w:r w:rsidR="006A3F83">
          <w:t>participants to place the point of impact further to the left for bigger targets</w:t>
        </w:r>
      </w:ins>
      <w:ins w:id="30" w:author="Björn Jörges" w:date="2020-05-08T20:33:00Z">
        <w:r w:rsidR="006A3F83">
          <w:t xml:space="preserve"> than for smaller targets.</w:t>
        </w:r>
      </w:ins>
      <w:ins w:id="31" w:author="Björn Jörges" w:date="2020-06-09T01:53:00Z">
        <w:r w:rsidR="00A76463">
          <w:t xml:space="preserve"> </w:t>
        </w:r>
        <w:r w:rsidR="00A76463">
          <w:fldChar w:fldCharType="begin"/>
        </w:r>
        <w:r w:rsidR="00A76463">
          <w:instrText xml:space="preserve"> REF _Ref36243749 \h </w:instrText>
        </w:r>
      </w:ins>
      <w:ins w:id="32" w:author="Björn Jörges" w:date="2020-06-09T01:53:00Z">
        <w:r w:rsidR="00A76463">
          <w:fldChar w:fldCharType="separate"/>
        </w:r>
        <w:r w:rsidR="00A76463">
          <w:t xml:space="preserve">Figure </w:t>
        </w:r>
        <w:r w:rsidR="00A76463">
          <w:rPr>
            <w:noProof/>
          </w:rPr>
          <w:t>1</w:t>
        </w:r>
        <w:r w:rsidR="00A76463">
          <w:fldChar w:fldCharType="end"/>
        </w:r>
        <w:r w:rsidR="00A76463">
          <w:t>B shows the predictions</w:t>
        </w:r>
      </w:ins>
      <w:ins w:id="33" w:author="Björn Jörges" w:date="2020-08-28T01:22:00Z">
        <w:r w:rsidR="00573E63">
          <w:t xml:space="preserve"> for</w:t>
        </w:r>
      </w:ins>
      <w:ins w:id="34" w:author="Björn Jörges" w:date="2020-08-28T01:23:00Z">
        <w:r w:rsidR="00573E63">
          <w:t xml:space="preserve"> both Air Drag: Present and Air Drag: Absent.</w:t>
        </w:r>
      </w:ins>
      <w:ins w:id="35" w:author="Björn Jörges" w:date="2020-05-08T20:33:00Z">
        <w:r w:rsidR="006A3F83">
          <w:t xml:space="preserve"> </w:t>
        </w:r>
      </w:ins>
    </w:p>
    <w:p w14:paraId="12448E05" w14:textId="4EB0AC04" w:rsidR="00FE7153" w:rsidRDefault="000E10F8">
      <w:pPr>
        <w:keepNext/>
        <w:jc w:val="both"/>
        <w:rPr>
          <w:ins w:id="36" w:author="Björn Jörges" w:date="2020-06-01T21:12:00Z"/>
        </w:rPr>
        <w:pPrChange w:id="37" w:author="Björn Jörges" w:date="2020-06-09T01:52:00Z">
          <w:pPr>
            <w:jc w:val="both"/>
          </w:pPr>
        </w:pPrChange>
      </w:pPr>
      <w:del w:id="38" w:author="Björn Jörges" w:date="2020-06-09T01:54:00Z">
        <w:r w:rsidDel="00A76463">
          <w:delText>To quantify how similar errors are between these two conditions, we use Bayesian Linear Mixed Models</w:delText>
        </w:r>
      </w:del>
      <w:ins w:id="39" w:author="Björn Jörges" w:date="2020-06-09T01:54:00Z">
        <w:r w:rsidR="00A76463">
          <w:t>We test this hypothesis with Linear Mixed Modelling</w:t>
        </w:r>
      </w:ins>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ins w:id="40" w:author="Björn Jörges" w:date="2020-06-09T01:54:00Z">
        <w:r w:rsidR="00A76463">
          <w:t xml:space="preserve"> and expect a significant interaction between </w:t>
        </w:r>
      </w:ins>
      <w:ins w:id="41" w:author="Björn Jörges" w:date="2020-06-09T01:55:00Z">
        <w:r w:rsidR="00A76463">
          <w:t>S</w:t>
        </w:r>
      </w:ins>
      <w:ins w:id="42" w:author="Björn Jörges" w:date="2020-06-09T01:54:00Z">
        <w:r w:rsidR="00A76463">
          <w:t>ize and Air D</w:t>
        </w:r>
      </w:ins>
      <w:ins w:id="43" w:author="Björn Jörges" w:date="2020-06-09T01:55:00Z">
        <w:r w:rsidR="00A76463">
          <w:t>rag condition</w:t>
        </w:r>
      </w:ins>
      <w:ins w:id="44" w:author="Björn Jörges" w:date="2020-08-28T01:24:00Z">
        <w:r w:rsidR="004D4C9D">
          <w:t xml:space="preserve"> for both temporal and spatial errors. </w:t>
        </w:r>
      </w:ins>
      <w:ins w:id="45" w:author="Björn Jörges" w:date="2020-08-28T01:32:00Z">
        <w:r w:rsidR="00370A6B">
          <w:t>As you can see from</w:t>
        </w:r>
      </w:ins>
      <w:ins w:id="46" w:author="Björn Jörges" w:date="2020-08-28T01:24:00Z">
        <w:r w:rsidR="004D4C9D">
          <w:t xml:space="preserve"> </w:t>
        </w:r>
      </w:ins>
      <w:ins w:id="47" w:author="Björn Jörges" w:date="2020-08-28T01:25:00Z">
        <w:r w:rsidR="004D4C9D">
          <w:fldChar w:fldCharType="begin"/>
        </w:r>
        <w:r w:rsidR="004D4C9D">
          <w:instrText xml:space="preserve"> REF _Ref49470325 \h </w:instrText>
        </w:r>
      </w:ins>
      <w:r w:rsidR="004D4C9D">
        <w:fldChar w:fldCharType="separate"/>
      </w:r>
      <w:ins w:id="48" w:author="Björn Jörges" w:date="2020-08-28T01:25:00Z">
        <w:r w:rsidR="004D4C9D">
          <w:t xml:space="preserve">Figure </w:t>
        </w:r>
        <w:r w:rsidR="004D4C9D">
          <w:rPr>
            <w:noProof/>
          </w:rPr>
          <w:t>3</w:t>
        </w:r>
        <w:r w:rsidR="004D4C9D">
          <w:fldChar w:fldCharType="end"/>
        </w:r>
      </w:ins>
      <w:ins w:id="49" w:author="Björn Jörges" w:date="2020-08-28T01:32:00Z">
        <w:r w:rsidR="00370A6B">
          <w:t>,</w:t>
        </w:r>
      </w:ins>
      <w:ins w:id="50" w:author="Björn Jörges" w:date="2020-08-28T01:25:00Z">
        <w:r w:rsidR="004D4C9D">
          <w:t xml:space="preserve"> </w:t>
        </w:r>
      </w:ins>
      <w:ins w:id="51" w:author="Björn Jörges" w:date="2020-08-28T01:32:00Z">
        <w:r w:rsidR="00370A6B">
          <w:t>an interaction is expected both when participants use the correct size and when they use a mean size.</w:t>
        </w:r>
      </w:ins>
      <w:ins w:id="52" w:author="Björn Jörges" w:date="2020-08-28T01:33:00Z">
        <w:r w:rsidR="00370A6B">
          <w:t xml:space="preserve"> </w:t>
        </w:r>
        <w:commentRangeStart w:id="53"/>
        <w:r w:rsidR="00370A6B">
          <w:t xml:space="preserve">To support the hypothesis, the temporal error ratio should be equal </w:t>
        </w:r>
      </w:ins>
      <w:ins w:id="54" w:author="Björn Jörges" w:date="2020-08-28T01:34:00Z">
        <w:r w:rsidR="00370A6B">
          <w:t>for r = 0.033m/Air Drag: Present</w:t>
        </w:r>
        <w:r w:rsidR="007208A3">
          <w:t xml:space="preserve"> and r = 0.12m/Air Drag: Present, and lower for </w:t>
        </w:r>
      </w:ins>
      <w:ins w:id="55" w:author="Björn Jörges" w:date="2020-08-28T01:35:00Z">
        <w:r w:rsidR="007208A3">
          <w:t>0.12m/Air Drag: Absent than for 0.033m/Air Drag: Absent.</w:t>
        </w:r>
      </w:ins>
      <w:ins w:id="56" w:author="Björn Jörges" w:date="2020-08-28T04:02:00Z">
        <w:r w:rsidR="000E7CA9">
          <w:t xml:space="preserve"> The spatial error ratio should be equal for r = 0.033m/Air Drag: Present and r = 0.12m/Air Drag: Present, and </w:t>
        </w:r>
      </w:ins>
      <w:ins w:id="57" w:author="Björn Jörges" w:date="2020-08-28T04:06:00Z">
        <w:r w:rsidR="000E7CA9">
          <w:t>higher</w:t>
        </w:r>
      </w:ins>
      <w:ins w:id="58" w:author="Björn Jörges" w:date="2020-08-28T04:02:00Z">
        <w:r w:rsidR="000E7CA9">
          <w:t xml:space="preserve"> for 0.12m/Air Drag: Absent than </w:t>
        </w:r>
        <w:r w:rsidR="000E7CA9">
          <w:lastRenderedPageBreak/>
          <w:t>for 0.033m/Air Drag: Absent.</w:t>
        </w:r>
      </w:ins>
      <w:ins w:id="59" w:author="Björn Jörges" w:date="2020-08-28T01:35:00Z">
        <w:r w:rsidR="007208A3">
          <w:t xml:space="preserve"> </w:t>
        </w:r>
      </w:ins>
      <w:ins w:id="60" w:author="Björn Jörges" w:date="2020-08-28T04:06:00Z">
        <w:r w:rsidR="00656966">
          <w:t xml:space="preserve">A caveat is that </w:t>
        </w:r>
      </w:ins>
      <w:ins w:id="61" w:author="Björn Jörges" w:date="2020-08-28T01:35:00Z">
        <w:r w:rsidR="005524EE">
          <w:t xml:space="preserve">any </w:t>
        </w:r>
        <w:r w:rsidR="007208A3">
          <w:t xml:space="preserve">bias due to the size of the ball that are not related to air drag could obscure </w:t>
        </w:r>
      </w:ins>
      <w:ins w:id="62" w:author="Björn Jörges" w:date="2020-08-28T04:06:00Z">
        <w:r w:rsidR="00656966">
          <w:t>the</w:t>
        </w:r>
      </w:ins>
      <w:ins w:id="63" w:author="Björn Jörges" w:date="2020-08-28T01:35:00Z">
        <w:r w:rsidR="007208A3">
          <w:t xml:space="preserve"> effect.</w:t>
        </w:r>
      </w:ins>
      <w:del w:id="64" w:author="Björn Jörges" w:date="2020-06-09T01:54:00Z">
        <w:r w:rsidR="003A6B67" w:rsidDel="00A76463">
          <w:delText>.</w:delText>
        </w:r>
      </w:del>
      <w:commentRangeEnd w:id="53"/>
      <w:r w:rsidR="009A13F2">
        <w:rPr>
          <w:rStyle w:val="CommentReference"/>
        </w:rPr>
        <w:commentReference w:id="53"/>
      </w:r>
    </w:p>
    <w:p w14:paraId="6A35BC72" w14:textId="77777777" w:rsidR="00267D02" w:rsidRDefault="00FE070B" w:rsidP="00A76463">
      <w:pPr>
        <w:keepNext/>
        <w:jc w:val="both"/>
        <w:rPr>
          <w:ins w:id="65" w:author="Björn Jörges" w:date="2020-06-09T01:41:00Z"/>
        </w:rPr>
      </w:pPr>
      <w:commentRangeStart w:id="66"/>
      <w:ins w:id="67" w:author="Björn Jörges" w:date="2020-06-04T02:57:00Z">
        <w:r>
          <w:rPr>
            <w:noProof/>
          </w:rPr>
          <w:drawing>
            <wp:inline distT="0" distB="0" distL="0" distR="0" wp14:anchorId="6C2F0F4E" wp14:editId="13E728C8">
              <wp:extent cx="5936610" cy="2226229"/>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6610" cy="2226229"/>
                      </a:xfrm>
                      <a:prstGeom prst="rect">
                        <a:avLst/>
                      </a:prstGeom>
                      <a:noFill/>
                      <a:ln>
                        <a:noFill/>
                      </a:ln>
                    </pic:spPr>
                  </pic:pic>
                </a:graphicData>
              </a:graphic>
            </wp:inline>
          </w:drawing>
        </w:r>
      </w:ins>
      <w:commentRangeEnd w:id="66"/>
      <w:ins w:id="68" w:author="Björn Jörges" w:date="2020-08-28T04:25:00Z">
        <w:r w:rsidR="009A13F2">
          <w:rPr>
            <w:rStyle w:val="CommentReference"/>
          </w:rPr>
          <w:commentReference w:id="66"/>
        </w:r>
      </w:ins>
    </w:p>
    <w:p w14:paraId="7965A171" w14:textId="65A91AE7" w:rsidR="006E1DB8" w:rsidRDefault="00267D02" w:rsidP="00A76463">
      <w:pPr>
        <w:pStyle w:val="Caption"/>
        <w:jc w:val="both"/>
      </w:pPr>
      <w:bookmarkStart w:id="69" w:name="_Ref49470325"/>
      <w:ins w:id="70" w:author="Björn Jörges" w:date="2020-06-09T01:41:00Z">
        <w:r>
          <w:t xml:space="preserve">Figure </w:t>
        </w:r>
        <w:r>
          <w:fldChar w:fldCharType="begin"/>
        </w:r>
        <w:r>
          <w:instrText xml:space="preserve"> SEQ Figure \* ARABIC </w:instrText>
        </w:r>
      </w:ins>
      <w:r>
        <w:fldChar w:fldCharType="separate"/>
      </w:r>
      <w:ins w:id="71" w:author="Björn Jörges" w:date="2020-06-09T01:41:00Z">
        <w:r>
          <w:rPr>
            <w:noProof/>
          </w:rPr>
          <w:t>3</w:t>
        </w:r>
        <w:r>
          <w:fldChar w:fldCharType="end"/>
        </w:r>
        <w:bookmarkEnd w:id="69"/>
        <w:r>
          <w:t xml:space="preserve">: Predictions for the different conditions and hypotheses, assuming that humans extrapolate motion with an air drag assumption </w:t>
        </w:r>
      </w:ins>
      <w:ins w:id="72" w:author="Björn Jörges" w:date="2020-06-09T01:42:00Z">
        <w:r>
          <w:t>(</w:t>
        </w:r>
      </w:ins>
      <w:ins w:id="73" w:author="Björn Jörges" w:date="2020-06-09T01:41:00Z">
        <w:r>
          <w:t xml:space="preserve">left </w:t>
        </w:r>
      </w:ins>
      <w:ins w:id="74" w:author="Björn Jörges" w:date="2020-06-09T01:42:00Z">
        <w:r>
          <w:t>column of panels)</w:t>
        </w:r>
      </w:ins>
      <w:ins w:id="75" w:author="Björn Jörges" w:date="2020-06-09T01:41:00Z">
        <w:r>
          <w:t xml:space="preserve"> </w:t>
        </w:r>
      </w:ins>
      <w:ins w:id="76" w:author="Björn Jörges" w:date="2020-06-09T01:42:00Z">
        <w:r>
          <w:t>and</w:t>
        </w:r>
      </w:ins>
      <w:ins w:id="77" w:author="Björn Jörges" w:date="2020-06-09T01:41:00Z">
        <w:r>
          <w:t xml:space="preserve"> without an air drag assumption (</w:t>
        </w:r>
      </w:ins>
      <w:ins w:id="78" w:author="Björn Jörges" w:date="2020-06-09T01:42:00Z">
        <w:r>
          <w:t>right column of panels</w:t>
        </w:r>
      </w:ins>
      <w:ins w:id="79" w:author="Björn Jörges" w:date="2020-06-09T01:41:00Z">
        <w:r>
          <w:t>)</w:t>
        </w:r>
      </w:ins>
      <w:ins w:id="80" w:author="Björn Jörges" w:date="2020-06-09T01:43:00Z">
        <w:r>
          <w:t>, and for both modalities, Space (upper row of panels) and Time (lower row of panels).</w:t>
        </w:r>
      </w:ins>
      <w:ins w:id="81" w:author="Björn Jörges" w:date="2020-06-09T01:42:00Z">
        <w:r>
          <w:t xml:space="preserve"> </w:t>
        </w:r>
      </w:ins>
      <w:ins w:id="82" w:author="Björn Jörges" w:date="2020-06-09T01:43:00Z">
        <w:r>
          <w:t xml:space="preserve">A. </w:t>
        </w:r>
      </w:ins>
      <w:ins w:id="83" w:author="Björn Jörges" w:date="2020-06-09T01:42:00Z">
        <w:r>
          <w:t>Predictio</w:t>
        </w:r>
      </w:ins>
      <w:ins w:id="84" w:author="Björn Jörges" w:date="2020-06-09T01:43:00Z">
        <w:r>
          <w:t xml:space="preserve">ns </w:t>
        </w:r>
      </w:ins>
      <w:ins w:id="85" w:author="Björn Jörges" w:date="2020-06-09T01:41:00Z">
        <w:r>
          <w:t>separated by whether on any given trial air drag was simulated or not (x axis).</w:t>
        </w:r>
      </w:ins>
      <w:ins w:id="86" w:author="Björn Jörges" w:date="2020-06-09T01:44:00Z">
        <w:r>
          <w:t xml:space="preserve"> B. Predictions separated by </w:t>
        </w:r>
      </w:ins>
      <w:ins w:id="87" w:author="Björn Jörges" w:date="2020-06-09T01:48:00Z">
        <w:r>
          <w:t>“</w:t>
        </w:r>
      </w:ins>
      <w:ins w:id="88" w:author="Björn Jörges" w:date="2020-06-09T01:44:00Z">
        <w:r>
          <w:t>Air Drag: Present</w:t>
        </w:r>
      </w:ins>
      <w:ins w:id="89" w:author="Björn Jörges" w:date="2020-06-09T01:48:00Z">
        <w:r>
          <w:t>”</w:t>
        </w:r>
      </w:ins>
      <w:ins w:id="90" w:author="Björn Jörges" w:date="2020-06-09T01:44:00Z">
        <w:r>
          <w:t xml:space="preserve"> </w:t>
        </w:r>
      </w:ins>
      <w:ins w:id="91" w:author="Björn Jörges" w:date="2020-06-09T01:48:00Z">
        <w:r>
          <w:t>versus “</w:t>
        </w:r>
      </w:ins>
      <w:ins w:id="92" w:author="Björn Jörges" w:date="2020-06-09T01:44:00Z">
        <w:r>
          <w:t>Air Drag: Absent</w:t>
        </w:r>
      </w:ins>
      <w:ins w:id="93" w:author="Björn Jörges" w:date="2020-06-09T01:48:00Z">
        <w:r>
          <w:t>”</w:t>
        </w:r>
      </w:ins>
      <w:ins w:id="94" w:author="Björn Jörges" w:date="2020-06-09T01:44:00Z">
        <w:r>
          <w:t xml:space="preserve"> and the </w:t>
        </w:r>
      </w:ins>
      <w:ins w:id="95" w:author="Björn Jörges" w:date="2020-06-09T01:48:00Z">
        <w:r>
          <w:t>presented</w:t>
        </w:r>
      </w:ins>
      <w:ins w:id="96" w:author="Björn Jörges" w:date="2020-06-09T01:49:00Z">
        <w:r>
          <w:t xml:space="preserve"> </w:t>
        </w:r>
      </w:ins>
      <w:ins w:id="97" w:author="Björn Jörges" w:date="2020-06-09T01:44:00Z">
        <w:r>
          <w:t xml:space="preserve">target size (x axis), as well as whether participants used the correct size </w:t>
        </w:r>
      </w:ins>
      <w:ins w:id="98" w:author="Björn Jörges" w:date="2020-06-09T01:47:00Z">
        <w:r>
          <w:t>for each condition</w:t>
        </w:r>
      </w:ins>
      <w:ins w:id="99" w:author="Björn Jörges" w:date="2020-06-09T01:45:00Z">
        <w:r>
          <w:t xml:space="preserve"> or an average size</w:t>
        </w:r>
      </w:ins>
      <w:ins w:id="100" w:author="Björn Jörges" w:date="2020-06-09T01:46:00Z">
        <w:r>
          <w:t xml:space="preserve"> (r = </w:t>
        </w:r>
      </w:ins>
      <w:ins w:id="101" w:author="Björn Jörges" w:date="2020-06-09T01:47:00Z">
        <w:r>
          <w:t>0.0765 m)</w:t>
        </w:r>
      </w:ins>
      <w:ins w:id="102" w:author="Björn Jörges" w:date="2020-06-09T01:45:00Z">
        <w:r>
          <w:t xml:space="preserve"> </w:t>
        </w:r>
      </w:ins>
      <w:ins w:id="103" w:author="Björn Jörges" w:date="2020-06-09T01:47:00Z">
        <w:r>
          <w:t xml:space="preserve">across </w:t>
        </w:r>
      </w:ins>
      <w:ins w:id="104" w:author="Björn Jörges" w:date="2020-06-09T01:45:00Z">
        <w:r>
          <w:t>conditions, independently of the presented target size (</w:t>
        </w:r>
      </w:ins>
      <w:ins w:id="105" w:author="Björn Jörges" w:date="2020-06-09T01:46:00Z">
        <w:r>
          <w:t>color-coded dark blue for Correct Size, and light blue for mean size</w:t>
        </w:r>
      </w:ins>
      <w:ins w:id="106" w:author="Björn Jörges" w:date="2020-06-09T01:48:00Z">
        <w:r>
          <w:t>)</w:t>
        </w:r>
      </w:ins>
      <w:ins w:id="107" w:author="Björn Jörges" w:date="2020-06-09T01:46:00Z">
        <w:r>
          <w:t>.</w:t>
        </w:r>
      </w:ins>
      <w:ins w:id="108" w:author="Björn Jörges" w:date="2020-06-09T01:48:00Z">
        <w:r>
          <w:t xml:space="preserve"> C. </w:t>
        </w:r>
      </w:ins>
      <w:ins w:id="109" w:author="Björn Jörges" w:date="2020-06-09T01:49:00Z">
        <w:r>
          <w:t>Predictions separated by “Air Drag: Present” versus “Air Drag: Absent” and the presented target size (x axis). Predictions are further divided up by whether ball size and ball texture were Congruent</w:t>
        </w:r>
      </w:ins>
      <w:ins w:id="110" w:author="Björn Jörges" w:date="2020-06-09T01:50:00Z">
        <w:r w:rsidR="00A76463">
          <w:t xml:space="preserve"> (circle)</w:t>
        </w:r>
      </w:ins>
      <w:ins w:id="111" w:author="Björn Jörges" w:date="2020-06-09T01:49:00Z">
        <w:r>
          <w:t xml:space="preserve"> or Incongruent</w:t>
        </w:r>
      </w:ins>
      <w:ins w:id="112" w:author="Björn Jörges" w:date="2020-06-09T01:50:00Z">
        <w:r w:rsidR="00A76463">
          <w:t xml:space="preserve"> (triangle)</w:t>
        </w:r>
      </w:ins>
      <w:ins w:id="113" w:author="Björn Jörges" w:date="2020-06-09T01:49:00Z">
        <w:r>
          <w:t xml:space="preserve">, and whether </w:t>
        </w:r>
      </w:ins>
      <w:ins w:id="114" w:author="Björn Jörges" w:date="2020-06-09T01:50:00Z">
        <w:r>
          <w:t xml:space="preserve">participants’ perception was </w:t>
        </w:r>
        <w:r w:rsidR="00A76463">
          <w:t xml:space="preserve">unduly </w:t>
        </w:r>
        <w:r>
          <w:t xml:space="preserve">influenced by </w:t>
        </w:r>
        <w:r w:rsidR="00A76463">
          <w:t xml:space="preserve">the texture </w:t>
        </w:r>
      </w:ins>
      <w:ins w:id="115" w:author="Björn Jörges" w:date="2020-06-09T01:51:00Z">
        <w:r w:rsidR="00A76463">
          <w:t>(dark red for “Effect” and light red for “No Effect”).</w:t>
        </w:r>
      </w:ins>
    </w:p>
    <w:p w14:paraId="490EDBA9" w14:textId="24AC6473" w:rsidR="00E16F8E" w:rsidRDefault="00C64662" w:rsidP="0006438B">
      <w:pPr>
        <w:jc w:val="both"/>
        <w:rPr>
          <w:ins w:id="116" w:author="Björn Jörges" w:date="2020-06-04T02:05:00Z"/>
        </w:rPr>
      </w:pPr>
      <w:commentRangeStart w:id="117"/>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w:t>
      </w:r>
      <w:del w:id="118" w:author="Björn Jörges" w:date="2020-06-05T01:49:00Z">
        <w:r w:rsidR="002C02FC" w:rsidDel="00EC5084">
          <w:delText xml:space="preserve"> </w:delText>
        </w:r>
      </w:del>
      <w:r w:rsidR="002C02FC">
        <w:t>g.</w:t>
      </w:r>
      <w:ins w:id="119" w:author="Björn Jörges" w:date="2020-06-05T01:49:00Z">
        <w:r w:rsidR="00EC5084">
          <w:t>,</w:t>
        </w:r>
      </w:ins>
      <w:r w:rsidR="002C02FC">
        <w:t xml:space="preserve">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117"/>
      <w:r w:rsidR="005E04FB">
        <w:rPr>
          <w:rStyle w:val="CommentReference"/>
        </w:rPr>
        <w:commentReference w:id="117"/>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ins w:id="120" w:author="Björn Jörges" w:date="2020-08-28T04:27:00Z">
        <w:r w:rsidR="009A13F2">
          <w:t xml:space="preserve"> </w:t>
        </w:r>
      </w:ins>
      <w:ins w:id="121" w:author="Björn Jörges" w:date="2020-08-28T04:28:00Z">
        <w:r w:rsidR="009A13F2">
          <w:fldChar w:fldCharType="begin"/>
        </w:r>
        <w:r w:rsidR="009A13F2">
          <w:instrText xml:space="preserve"> REF _Ref49470325 \h </w:instrText>
        </w:r>
      </w:ins>
      <w:r w:rsidR="009A13F2">
        <w:fldChar w:fldCharType="separate"/>
      </w:r>
      <w:ins w:id="122" w:author="Björn Jörges" w:date="2020-08-28T04:28:00Z">
        <w:r w:rsidR="009A13F2">
          <w:t xml:space="preserve">Figure </w:t>
        </w:r>
        <w:r w:rsidR="009A13F2">
          <w:rPr>
            <w:noProof/>
          </w:rPr>
          <w:t>3</w:t>
        </w:r>
        <w:r w:rsidR="009A13F2">
          <w:fldChar w:fldCharType="end"/>
        </w:r>
        <w:r w:rsidR="009A13F2">
          <w:t>C</w:t>
        </w:r>
      </w:ins>
      <w:ins w:id="123" w:author="Björn Jörges" w:date="2020-08-28T04:29:00Z">
        <w:r w:rsidR="009A13F2">
          <w:t xml:space="preserve"> illustrates this effect.</w:t>
        </w:r>
      </w:ins>
    </w:p>
    <w:p w14:paraId="1E2CB8FF" w14:textId="0B504BB9" w:rsidR="00862538" w:rsidDel="00FE070B" w:rsidRDefault="00862538" w:rsidP="0006438B">
      <w:pPr>
        <w:jc w:val="both"/>
        <w:rPr>
          <w:del w:id="124" w:author="Björn Jörges" w:date="2020-06-04T02:57:00Z"/>
        </w:rPr>
      </w:pPr>
      <w:r>
        <w:t>All data, as well as the R script used to analyze the data, can be found on GitHub (</w:t>
      </w:r>
      <w:hyperlink r:id="rId18" w:history="1">
        <w:r>
          <w:rPr>
            <w:rStyle w:val="Hyperlink"/>
          </w:rPr>
          <w:t>https://github.com/b-jorges/AirDrag</w:t>
        </w:r>
      </w:hyperlink>
      <w:r>
        <w:t>).</w:t>
      </w:r>
    </w:p>
    <w:p w14:paraId="2275BECB" w14:textId="77777777" w:rsidR="00FE070B" w:rsidRDefault="00FE070B" w:rsidP="0006438B">
      <w:pPr>
        <w:jc w:val="both"/>
        <w:rPr>
          <w:ins w:id="125" w:author="Björn Jörges" w:date="2020-06-04T02:57:00Z"/>
        </w:rPr>
      </w:pPr>
    </w:p>
    <w:p w14:paraId="35D96208" w14:textId="606E877A" w:rsidR="00147804" w:rsidRDefault="00147804" w:rsidP="0006438B">
      <w:pPr>
        <w:jc w:val="both"/>
        <w:rPr>
          <w:ins w:id="126" w:author="Björn Jörges" w:date="2020-06-04T02:14:00Z"/>
        </w:rPr>
      </w:pPr>
    </w:p>
    <w:p w14:paraId="78B477DF" w14:textId="77777777" w:rsidR="0013234F" w:rsidRPr="00147804" w:rsidRDefault="0013234F"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C41381"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w:t>
      </w:r>
      <w:proofErr w:type="gramStart"/>
      <w:r>
        <w:t>doesn’t</w:t>
      </w:r>
      <w:proofErr w:type="gramEnd"/>
      <w:r>
        <w:t xml:space="preserve">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C4138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0A97BD8D"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del w:id="127" w:author="Björn Jörges" w:date="2020-05-06T23:55:00Z">
            <w:rPr>
              <w:rFonts w:ascii="Cambria Math" w:hAnsi="Cambria Math"/>
            </w:rPr>
            <m:t>t (16194)=2.75</m:t>
          </w:del>
        </m:r>
      </m:oMath>
      <w:del w:id="128" w:author="Björn Jörges" w:date="2020-05-06T23:55:00Z">
        <w:r w:rsidR="00777712" w:rsidDel="001525FD">
          <w:rPr>
            <w:rFonts w:eastAsiaTheme="minorEastAsia"/>
          </w:rPr>
          <w:delText xml:space="preserve">; p </w:delText>
        </w:r>
        <w:r w:rsidR="00E566A2" w:rsidDel="001525FD">
          <w:rPr>
            <w:rFonts w:eastAsiaTheme="minorEastAsia"/>
          </w:rPr>
          <w:delText>=</w:delText>
        </w:r>
        <w:r w:rsidR="00777712" w:rsidDel="001525FD">
          <w:rPr>
            <w:rFonts w:eastAsiaTheme="minorEastAsia"/>
          </w:rPr>
          <w:delText xml:space="preserve"> 0.0</w:delText>
        </w:r>
        <w:r w:rsidR="00E566A2" w:rsidDel="001525FD">
          <w:rPr>
            <w:rFonts w:eastAsiaTheme="minorEastAsia"/>
          </w:rPr>
          <w:delText>0</w:delText>
        </w:r>
        <w:r w:rsidR="00DC5564" w:rsidDel="001525FD">
          <w:rPr>
            <w:rFonts w:eastAsiaTheme="minorEastAsia"/>
          </w:rPr>
          <w:delText>6</w:delText>
        </w:r>
        <w:r w:rsidR="00777712" w:rsidDel="001525FD">
          <w:rPr>
            <w:rFonts w:eastAsiaTheme="minorEastAsia"/>
          </w:rPr>
          <w:delText xml:space="preserve">; </w:delText>
        </w:r>
      </w:del>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C4138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C4138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0EA080D1" w:rsidR="00B66FE9" w:rsidRDefault="00A906F7" w:rsidP="00EC2370">
      <w:pPr>
        <w:jc w:val="both"/>
      </w:pPr>
      <w:commentRangeStart w:id="129"/>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9F4868">
        <w:lastRenderedPageBreak/>
        <w:t>[</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w:t>
      </w:r>
      <w:proofErr w:type="gramStart"/>
      <w:r w:rsidR="00706C13">
        <w:t xml:space="preserve">for </w:t>
      </w:r>
      <w:r w:rsidR="00E935C4">
        <w:t xml:space="preserve"> either</w:t>
      </w:r>
      <w:proofErr w:type="gramEnd"/>
      <w:r w:rsidR="00E935C4">
        <w:t xml:space="preserve"> of the two conditions.</w:t>
      </w:r>
      <w:commentRangeEnd w:id="129"/>
      <w:r w:rsidR="0004593D">
        <w:rPr>
          <w:rStyle w:val="CommentReference"/>
        </w:rPr>
        <w:commentReference w:id="129"/>
      </w:r>
    </w:p>
    <w:p w14:paraId="511DC312" w14:textId="63AC2850" w:rsidR="0072483C" w:rsidRDefault="00706C13" w:rsidP="00EC2370">
      <w:pPr>
        <w:jc w:val="both"/>
      </w:pPr>
      <w:commentRangeStart w:id="130"/>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130"/>
      <w:r w:rsidR="00265AF1">
        <w:rPr>
          <w:rStyle w:val="CommentReference"/>
        </w:rPr>
        <w:commentReference w:id="130"/>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w:t>
      </w:r>
      <w:proofErr w:type="spellStart"/>
      <w:r w:rsidR="00454CF0">
        <w:t>rstan</w:t>
      </w:r>
      <w:proofErr w:type="spellEnd"/>
      <w:r w:rsidR="00454CF0">
        <w:t xml:space="preserve">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w:t>
      </w:r>
      <w:ins w:id="131" w:author="Björn Jörges" w:date="2020-08-28T01:26:00Z">
        <w:r w:rsidR="00370A6B">
          <w:t>n</w:t>
        </w:r>
      </w:ins>
      <w:r w:rsidR="00B136E5">
        <w:t xml:space="preserve"> </w:t>
      </w:r>
      <w:del w:id="132" w:author="Björn Jörges" w:date="2020-08-28T01:27:00Z">
        <w:r w:rsidR="00B136E5" w:rsidDel="00370A6B">
          <w:delText xml:space="preserve">flat </w:delText>
        </w:r>
      </w:del>
      <w:ins w:id="133" w:author="Björn Jörges" w:date="2020-08-28T01:27:00Z">
        <w:r w:rsidR="00370A6B">
          <w:t xml:space="preserve">uninformative </w:t>
        </w:r>
      </w:ins>
      <w:r w:rsidR="00B136E5">
        <w:t xml:space="preserve">prior, in which case the posterior </w:t>
      </w:r>
      <w:del w:id="134" w:author="Björn Jörges" w:date="2020-08-28T01:27:00Z">
        <w:r w:rsidR="00B136E5" w:rsidDel="00370A6B">
          <w:delText>corresponds to the</w:delText>
        </w:r>
      </w:del>
      <w:ins w:id="135" w:author="Björn Jörges" w:date="2020-08-28T01:27:00Z">
        <w:r w:rsidR="00370A6B">
          <w:t>is dominated by the</w:t>
        </w:r>
      </w:ins>
      <w:r w:rsidR="00B136E5">
        <w:t xml:space="preserv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C41381"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w:t>
      </w:r>
      <w:proofErr w:type="gramStart"/>
      <w:r w:rsidR="00044507">
        <w:t>hypothesis(</w:t>
      </w:r>
      <w:proofErr w:type="gramEnd"/>
      <w:r w:rsidR="00044507">
        <w:t xml:space="preserve">)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C41381"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C4138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3864000A" w:rsidR="00813196" w:rsidRDefault="007C696F" w:rsidP="00813196">
      <w:pPr>
        <w:jc w:val="both"/>
      </w:pPr>
      <w:commentRangeStart w:id="136"/>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del w:id="137" w:author="Björn Jörges" w:date="2020-05-06T23:47:00Z">
        <w:r w:rsidR="00640A0D" w:rsidRPr="006778A0" w:rsidDel="00BC625C">
          <w:delText>t</w:delText>
        </w:r>
      </w:del>
      <m:oMath>
        <m:d>
          <m:dPr>
            <m:ctrlPr>
              <w:del w:id="138" w:author="Björn Jörges" w:date="2020-05-06T23:47:00Z">
                <w:rPr>
                  <w:rFonts w:ascii="Cambria Math" w:hAnsi="Cambria Math"/>
                  <w:i/>
                </w:rPr>
              </w:del>
            </m:ctrlPr>
          </m:dPr>
          <m:e>
            <m:r>
              <w:del w:id="139" w:author="Björn Jörges" w:date="2020-05-06T23:47:00Z">
                <w:rPr>
                  <w:rFonts w:ascii="Cambria Math" w:hAnsi="Cambria Math"/>
                </w:rPr>
                <m:t>16194</m:t>
              </w:del>
            </m:r>
          </m:e>
        </m:d>
        <m:r>
          <w:del w:id="140" w:author="Björn Jörges" w:date="2020-05-06T23:47:00Z">
            <w:rPr>
              <w:rFonts w:ascii="Cambria Math" w:hAnsi="Cambria Math"/>
            </w:rPr>
            <m:t xml:space="preserve">=-7.90;  </m:t>
          </w:del>
        </m:r>
      </m:oMath>
      <w:del w:id="141" w:author="Björn Jörges" w:date="2020-05-06T23:47:00Z">
        <w:r w:rsidR="001B458B" w:rsidRPr="00126A28" w:rsidDel="00BC625C">
          <w:delText>p</w:delText>
        </w:r>
        <w:r w:rsidR="001B458B" w:rsidRPr="0059303D" w:rsidDel="00BC625C">
          <w:delText> </w:delText>
        </w:r>
        <w:r w:rsidR="00F015AC" w:rsidRPr="006778A0" w:rsidDel="00BC625C">
          <w:delText>&lt; 0.01</w:delText>
        </w:r>
        <w:r w:rsidR="001B458B" w:rsidRPr="0059303D" w:rsidDel="00BC625C">
          <w:delText xml:space="preserve">; </w:delText>
        </w:r>
      </w:del>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136"/>
      <w:r w:rsidR="0004593D">
        <w:rPr>
          <w:rStyle w:val="CommentReference"/>
        </w:rPr>
        <w:commentReference w:id="136"/>
      </w:r>
    </w:p>
    <w:p w14:paraId="103A5259" w14:textId="135E20F1" w:rsidR="00982D30" w:rsidRDefault="006D07B1" w:rsidP="00EC2370">
      <w:pPr>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C41381"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lastRenderedPageBreak/>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39F86312"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1B67E1">
      <w:pPr>
        <w:keepNext/>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0F109400" w:rsidR="001B67E1" w:rsidRDefault="001B67E1" w:rsidP="001B67E1">
      <w:pPr>
        <w:pStyle w:val="Caption"/>
        <w:jc w:val="both"/>
      </w:pPr>
      <w:bookmarkStart w:id="142" w:name="_Ref36174245"/>
      <w:r>
        <w:t xml:space="preserve">Figure </w:t>
      </w:r>
      <w:r w:rsidR="00C41381">
        <w:fldChar w:fldCharType="begin"/>
      </w:r>
      <w:r w:rsidR="00C41381">
        <w:instrText xml:space="preserve"> SEQ Figure \* ARABIC </w:instrText>
      </w:r>
      <w:r w:rsidR="00C41381">
        <w:fldChar w:fldCharType="separate"/>
      </w:r>
      <w:ins w:id="143" w:author="Björn Jörges" w:date="2020-06-09T01:41:00Z">
        <w:r w:rsidR="00267D02">
          <w:rPr>
            <w:noProof/>
          </w:rPr>
          <w:t>4</w:t>
        </w:r>
      </w:ins>
      <w:del w:id="144" w:author="Björn Jörges" w:date="2020-06-01T21:12:00Z">
        <w:r w:rsidR="002E7542" w:rsidDel="006E1DB8">
          <w:rPr>
            <w:noProof/>
          </w:rPr>
          <w:delText>2</w:delText>
        </w:r>
      </w:del>
      <w:r w:rsidR="00C41381">
        <w:rPr>
          <w:noProof/>
        </w:rPr>
        <w:fldChar w:fldCharType="end"/>
      </w:r>
      <w:bookmarkEnd w:id="142"/>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145"/>
      <w:r>
        <w:t>Target size and air drag-related extrapolation</w:t>
      </w:r>
      <w:commentRangeEnd w:id="145"/>
      <w:r w:rsidR="00ED4695">
        <w:rPr>
          <w:rStyle w:val="CommentReference"/>
          <w:rFonts w:asciiTheme="minorHAnsi" w:eastAsiaTheme="minorHAnsi" w:hAnsiTheme="minorHAnsi" w:cstheme="minorBidi"/>
          <w:color w:val="auto"/>
        </w:rPr>
        <w:commentReference w:id="145"/>
      </w:r>
    </w:p>
    <w:p w14:paraId="4BC3257D" w14:textId="2A5D286B" w:rsidR="00EA75AC" w:rsidRDefault="00EA75AC" w:rsidP="00EA75AC">
      <w:pPr>
        <w:jc w:val="both"/>
      </w:pPr>
      <w:r>
        <w:t xml:space="preserve">We furthermore hypothesized that humans might extrapolate motion </w:t>
      </w:r>
      <w:proofErr w:type="gramStart"/>
      <w:r>
        <w:t>taking into account</w:t>
      </w:r>
      <w:proofErr w:type="gramEnd"/>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C41381"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46"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C41381"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147"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C41381"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48"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C41381"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149"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35B503B9" w:rsidR="006A1FC1" w:rsidRDefault="00EA75AC" w:rsidP="004A61C4">
      <w:pPr>
        <w:jc w:val="both"/>
      </w:pPr>
      <w:r>
        <w:lastRenderedPageBreak/>
        <w:t xml:space="preserve">We tested the Test Models against the Null Models with a Likelihood Ratio Test and found </w:t>
      </w:r>
      <w:del w:id="150" w:author="Björn Jörges" w:date="2020-08-28T01:36:00Z">
        <w:r w:rsidDel="00A161CF">
          <w:delText>the variable “Ball Size”</w:delText>
        </w:r>
      </w:del>
      <w:ins w:id="151" w:author="Björn Jörges" w:date="2020-08-28T01:36:00Z">
        <w:r w:rsidR="00A161CF">
          <w:t>that the interaction between Air Drag and Ball Size</w:t>
        </w:r>
      </w:ins>
      <w:r>
        <w:t xml:space="preserv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52" w:author="Björn Jörges" w:date="2020-05-06T23:29:00Z">
            <w:rPr>
              <w:rFonts w:ascii="Cambria Math" w:hAnsi="Cambria Math"/>
            </w:rPr>
            <m:t>0.487</m:t>
          </w:del>
        </m:r>
        <m:r>
          <w:ins w:id="153"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154" w:author="Björn Jörges" w:date="2020-05-06T23:28:00Z">
        <w:r w:rsidR="00D01C7F" w:rsidDel="00DF2D86">
          <w:delText>485</w:delText>
        </w:r>
      </w:del>
      <w:ins w:id="155" w:author="Björn Jörges" w:date="2020-05-06T23:28:00Z">
        <w:r w:rsidR="00DF2D86">
          <w:t>28</w:t>
        </w:r>
      </w:ins>
      <w:ins w:id="156" w:author="Björn Jörges" w:date="2020-08-28T01:40:00Z">
        <w:r w:rsidR="00A161CF">
          <w:t>1</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157" w:author="Björn Jörges" w:date="2020-05-06T23:29:00Z">
        <w:r w:rsidR="00C83D2F">
          <w:t>08</w:t>
        </w:r>
      </w:ins>
      <w:del w:id="158"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159" w:author="Björn Jörges" w:date="2020-05-06T23:29:00Z">
        <w:r w:rsidR="00C83D2F">
          <w:t>0</w:t>
        </w:r>
      </w:ins>
      <w:del w:id="160"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161" w:author="Björn Jörges" w:date="2020-05-06T23:32:00Z">
        <w:r w:rsidR="0015469C" w:rsidDel="00E235E4">
          <w:delText>0.004</w:delText>
        </w:r>
      </w:del>
      <w:ins w:id="162" w:author="Björn Jörges" w:date="2020-05-06T23:32:00Z">
        <w:r w:rsidR="00E235E4">
          <w:t>-0.002</w:t>
        </w:r>
      </w:ins>
      <w:r w:rsidR="00ED2869" w:rsidRPr="00E80187">
        <w:t> (</w:t>
      </w:r>
      <w:del w:id="163" w:author="Björn Jörges" w:date="2020-05-06T23:46:00Z">
        <w:r w:rsidR="00ED2869" w:rsidRPr="00E80187" w:rsidDel="0051170F">
          <w:delText>t</w:delText>
        </w:r>
      </w:del>
      <m:oMath>
        <m:d>
          <m:dPr>
            <m:ctrlPr>
              <w:del w:id="164" w:author="Björn Jörges" w:date="2020-05-06T23:46:00Z">
                <w:rPr>
                  <w:rFonts w:ascii="Cambria Math" w:hAnsi="Cambria Math"/>
                  <w:i/>
                </w:rPr>
              </w:del>
            </m:ctrlPr>
          </m:dPr>
          <m:e>
            <m:r>
              <w:del w:id="165" w:author="Björn Jörges" w:date="2020-05-06T23:46:00Z">
                <w:rPr>
                  <w:rFonts w:ascii="Cambria Math" w:hAnsi="Cambria Math"/>
                </w:rPr>
                <m:t>16194</m:t>
              </w:del>
            </m:r>
          </m:e>
        </m:d>
        <m:r>
          <w:del w:id="166" w:author="Björn Jörges" w:date="2020-05-06T23:46:00Z">
            <w:rPr>
              <w:rFonts w:ascii="Cambria Math" w:hAnsi="Cambria Math"/>
            </w:rPr>
            <m:t>=</m:t>
          </w:del>
        </m:r>
        <m:r>
          <w:del w:id="167" w:author="Björn Jörges" w:date="2020-05-06T23:34:00Z">
            <w:rPr>
              <w:rFonts w:ascii="Cambria Math" w:hAnsi="Cambria Math"/>
            </w:rPr>
            <m:t>0.</m:t>
          </w:del>
        </m:r>
        <m:r>
          <w:del w:id="168" w:author="Björn Jörges" w:date="2020-05-06T23:31:00Z">
            <w:rPr>
              <w:rFonts w:ascii="Cambria Math" w:hAnsi="Cambria Math"/>
            </w:rPr>
            <m:t>698</m:t>
          </w:del>
        </m:r>
        <m:r>
          <w:del w:id="169" w:author="Björn Jörges" w:date="2020-05-06T23:46:00Z">
            <w:rPr>
              <w:rFonts w:ascii="Cambria Math" w:hAnsi="Cambria Math"/>
            </w:rPr>
            <m:t xml:space="preserve">;  </m:t>
          </w:del>
        </m:r>
      </m:oMath>
      <w:del w:id="170" w:author="Björn Jörges" w:date="2020-05-06T23:46:00Z">
        <w:r w:rsidR="00ED2869" w:rsidRPr="00E80187" w:rsidDel="0051170F">
          <w:delText>p </w:delText>
        </w:r>
        <w:r w:rsidR="000B4906" w:rsidDel="0051170F">
          <w:delText>=</w:delText>
        </w:r>
        <w:r w:rsidR="00ED2869" w:rsidRPr="00E80187" w:rsidDel="0051170F">
          <w:delText xml:space="preserve"> 0.</w:delText>
        </w:r>
      </w:del>
      <w:del w:id="171" w:author="Björn Jörges" w:date="2020-05-06T23:31:00Z">
        <w:r w:rsidR="000B4906" w:rsidDel="00E235E4">
          <w:delText>48</w:delText>
        </w:r>
        <w:r w:rsidR="003C36C4" w:rsidDel="00E235E4">
          <w:delText>5</w:delText>
        </w:r>
      </w:del>
      <w:del w:id="172" w:author="Björn Jörges" w:date="2020-05-06T23:46:00Z">
        <w:r w:rsidR="00ED2869" w:rsidRPr="00E80187" w:rsidDel="0051170F">
          <w:delText xml:space="preserve">; </w:delText>
        </w:r>
      </w:del>
      <w:r w:rsidR="00ED2869" w:rsidRPr="00E80187">
        <w:t>SE = 0.00</w:t>
      </w:r>
      <w:ins w:id="173" w:author="Björn Jörges" w:date="2020-05-06T23:32:00Z">
        <w:r w:rsidR="00E235E4">
          <w:t>8</w:t>
        </w:r>
      </w:ins>
      <w:del w:id="174" w:author="Björn Jörges" w:date="2020-05-06T23:32:00Z">
        <w:r w:rsidR="005724E4" w:rsidDel="00E235E4">
          <w:delText>5</w:delText>
        </w:r>
      </w:del>
      <w:r w:rsidR="00ED2869" w:rsidRPr="00E80187">
        <w:t>)</w:t>
      </w:r>
      <w:ins w:id="175" w:author="Björn Jörges" w:date="2020-05-06T23:33:00Z">
        <w:r w:rsidR="00E235E4">
          <w:t xml:space="preserve">; for “Air Drag: </w:t>
        </w:r>
      </w:ins>
      <w:ins w:id="176" w:author="Björn Jörges" w:date="2020-05-08T20:38:00Z">
        <w:r w:rsidR="0046135E">
          <w:t>Absent</w:t>
        </w:r>
      </w:ins>
      <w:ins w:id="177" w:author="Björn Jörges" w:date="2020-05-06T23:33:00Z">
        <w:r w:rsidR="00E235E4">
          <w:t>” it is 0.01 (</w:t>
        </w:r>
      </w:ins>
      <w:ins w:id="178" w:author="Björn Jörges" w:date="2020-05-06T23:39:00Z">
        <w:r w:rsidR="00DA7ACC">
          <w:t>SE = 0.008</w:t>
        </w:r>
      </w:ins>
      <w:ins w:id="179" w:author="Björn Jörges" w:date="2020-08-28T01:41:00Z">
        <w:r w:rsidR="00A161CF">
          <w:t>)</w:t>
        </w:r>
      </w:ins>
      <w:ins w:id="180" w:author="Björn Jörges" w:date="2020-05-06T23:39:00Z">
        <w:r w:rsidR="00DA7ACC">
          <w:t>; and for their interaction it is 0.0</w:t>
        </w:r>
      </w:ins>
      <w:ins w:id="181" w:author="Björn Jörges" w:date="2020-05-06T23:40:00Z">
        <w:r w:rsidR="00DA7ACC">
          <w:t>12 (SE = 0.011</w:t>
        </w:r>
      </w:ins>
      <w:ins w:id="182" w:author="Björn Jörges" w:date="2020-05-06T23:41:00Z">
        <w:r w:rsidR="00DA7ACC">
          <w:t>)</w:t>
        </w:r>
      </w:ins>
      <w:del w:id="183" w:author="Björn Jörges" w:date="2020-05-06T23:32:00Z">
        <w:r w:rsidR="00ED2869" w:rsidRPr="00E80187" w:rsidDel="00E235E4">
          <w:delText>.</w:delText>
        </w:r>
      </w:del>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7190CC99" w14:textId="3936E993" w:rsidR="004052C0" w:rsidRDefault="00EA75AC" w:rsidP="004A61C4">
      <w:pPr>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184" w:author="Björn Jörges" w:date="2020-05-08T20:35:00Z">
        <w:r w:rsidR="006C6853">
          <w:t xml:space="preserve"> for the “Air Drag: Present” condition and an undershoot for big targets</w:t>
        </w:r>
      </w:ins>
      <w:ins w:id="185" w:author="Björn Jörges" w:date="2020-05-08T20:36:00Z">
        <w:r w:rsidR="006C6853">
          <w:t xml:space="preserve"> in comparison to small targets</w:t>
        </w:r>
      </w:ins>
      <w:ins w:id="186" w:author="Björn Jörges" w:date="2020-05-08T20:35:00Z">
        <w:r w:rsidR="006C6853">
          <w:t xml:space="preserve"> </w:t>
        </w:r>
      </w:ins>
      <w:del w:id="187" w:author="Björn Jörges" w:date="2020-05-08T20:35:00Z">
        <w:r w:rsidR="00A72E30" w:rsidDel="006C6853">
          <w:delText>, or an undershoot for the bigger object with respect to the smaller object,</w:delText>
        </w:r>
      </w:del>
      <w:r w:rsidR="00A72E30">
        <w:t xml:space="preserve"> would thus entail some support for the idea that humans take into account an object’s size to judge the effect of air drag on its trajectory. T</w:t>
      </w:r>
      <w:r w:rsidR="00583567">
        <w:t xml:space="preserve">he </w:t>
      </w:r>
      <w:del w:id="188" w:author="Björn Jörges" w:date="2020-05-08T20:35:00Z">
        <w:r w:rsidR="00583567" w:rsidDel="006C6853">
          <w:delText>variable “</w:delText>
        </w:r>
        <w:r w:rsidR="00A06443" w:rsidDel="006C6853">
          <w:delText>Ball Size</w:delText>
        </w:r>
        <w:r w:rsidR="00583567" w:rsidDel="006C6853">
          <w:delText>”</w:delText>
        </w:r>
        <w:r w:rsidR="00A06443" w:rsidDel="006C6853">
          <w:delText xml:space="preserve"> </w:delText>
        </w:r>
      </w:del>
      <w:ins w:id="189" w:author="Björn Jörges" w:date="2020-05-08T20:35:00Z">
        <w:r w:rsidR="006C6853">
          <w:t xml:space="preserve">interaction between </w:t>
        </w:r>
      </w:ins>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90" w:author="Björn Jörges" w:date="2020-05-06T23:43:00Z">
            <w:rPr>
              <w:rFonts w:ascii="Cambria Math" w:hAnsi="Cambria Math"/>
            </w:rPr>
            <m:t>86.268</m:t>
          </w:del>
        </m:r>
        <m:r>
          <w:ins w:id="191" w:author="Björn Jörges" w:date="2020-05-06T23:43:00Z">
            <w:rPr>
              <w:rFonts w:ascii="Cambria Math" w:hAnsi="Cambria Math"/>
            </w:rPr>
            <m:t>12.244</m:t>
          </w:ins>
        </m:r>
        <m:r>
          <w:rPr>
            <w:rFonts w:ascii="Cambria Math" w:hAnsi="Cambria Math"/>
          </w:rPr>
          <m:t xml:space="preserve">;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w:t>
      </w:r>
      <w:del w:id="192" w:author="Björn Jörges" w:date="2020-05-06T23:43:00Z">
        <w:r w:rsidR="00996E9E" w:rsidDel="007D032D">
          <w:delText xml:space="preserve">889 </w:delText>
        </w:r>
      </w:del>
      <w:ins w:id="193" w:author="Björn Jörges" w:date="2020-05-06T23:43:00Z">
        <w:r w:rsidR="007D032D">
          <w:t xml:space="preserve">946 </w:t>
        </w:r>
      </w:ins>
      <w:r w:rsidR="00996E9E">
        <w:t>(SE = 0.</w:t>
      </w:r>
      <w:r w:rsidR="00E236B6">
        <w:t>04</w:t>
      </w:r>
      <w:ins w:id="194" w:author="Björn Jörges" w:date="2020-05-06T23:43:00Z">
        <w:r w:rsidR="007D032D">
          <w:t>5</w:t>
        </w:r>
      </w:ins>
      <w:del w:id="195" w:author="Björn Jörges" w:date="2020-05-06T23:43:00Z">
        <w:r w:rsidR="00E236B6" w:rsidDel="007D032D">
          <w:delText>4</w:delText>
        </w:r>
      </w:del>
      <w:r w:rsidR="00996E9E">
        <w:t xml:space="preserve">) and the </w:t>
      </w:r>
      <w:r w:rsidR="00996E9E" w:rsidRPr="00E80187">
        <w:t xml:space="preserve">intercept for the Null </w:t>
      </w:r>
      <w:commentRangeStart w:id="196"/>
      <w:r w:rsidR="00996E9E" w:rsidRPr="00E80187">
        <w:t xml:space="preserve">Model is </w:t>
      </w:r>
      <w:r w:rsidR="00E236B6">
        <w:t>0.</w:t>
      </w:r>
      <w:del w:id="197" w:author="Björn Jörges" w:date="2020-05-06T23:43:00Z">
        <w:r w:rsidR="00E236B6" w:rsidDel="007D032D">
          <w:delText>901</w:delText>
        </w:r>
        <w:r w:rsidR="00996E9E" w:rsidRPr="00E80187" w:rsidDel="007D032D">
          <w:delText xml:space="preserve"> </w:delText>
        </w:r>
      </w:del>
      <w:ins w:id="198"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t xml:space="preserve">The regression coefficient for “Ball Size: 0.12 m” </w:t>
      </w:r>
      <w:r w:rsidR="000C5B16">
        <w:t xml:space="preserve">is </w:t>
      </w:r>
      <w:r>
        <w:t>0.0</w:t>
      </w:r>
      <w:ins w:id="199" w:author="Björn Jörges" w:date="2020-05-06T23:44:00Z">
        <w:r w:rsidR="007D032D">
          <w:t>32</w:t>
        </w:r>
      </w:ins>
      <w:del w:id="200" w:author="Björn Jörges" w:date="2020-05-06T23:44:00Z">
        <w:r w:rsidDel="007D032D">
          <w:delText>24</w:delText>
        </w:r>
      </w:del>
      <w:r>
        <w:t xml:space="preserve"> (SE = 0.00</w:t>
      </w:r>
      <w:ins w:id="201" w:author="Björn Jörges" w:date="2020-05-06T23:44:00Z">
        <w:r w:rsidR="007D032D">
          <w:t>4</w:t>
        </w:r>
      </w:ins>
      <w:del w:id="202" w:author="Björn Jörges" w:date="2020-05-06T23:44:00Z">
        <w:r w:rsidDel="007D032D">
          <w:delText>2</w:delText>
        </w:r>
      </w:del>
      <w:r>
        <w:t xml:space="preserve">); </w:t>
      </w:r>
      <w:ins w:id="203" w:author="Björn Jörges" w:date="2020-05-07T02:01:00Z">
        <w:r w:rsidR="00341BDC">
          <w:t xml:space="preserve">for “Air Drag: Absent” it is </w:t>
        </w:r>
      </w:ins>
      <w:ins w:id="204" w:author="Björn Jörges" w:date="2020-05-07T02:02:00Z">
        <w:r w:rsidR="00341BDC">
          <w:t>-0.01 (SE = 0.004), and -</w:t>
        </w:r>
      </w:ins>
      <w:ins w:id="205" w:author="Björn Jörges" w:date="2020-05-07T02:03:00Z">
        <w:r w:rsidR="00341BDC">
          <w:t xml:space="preserve">0.017 (SE = 0.005) </w:t>
        </w:r>
      </w:ins>
      <w:ins w:id="206" w:author="Björn Jörges" w:date="2020-05-07T02:02:00Z">
        <w:r w:rsidR="00341BDC">
          <w:t xml:space="preserve">for the </w:t>
        </w:r>
      </w:ins>
      <w:ins w:id="207" w:author="Björn Jörges" w:date="2020-05-07T02:03:00Z">
        <w:r w:rsidR="00341BDC">
          <w:t>interactio</w:t>
        </w:r>
      </w:ins>
      <w:ins w:id="208" w:author="Björn Jörges" w:date="2020-05-07T22:03:00Z">
        <w:r w:rsidR="004C6B75">
          <w:t xml:space="preserve">n. That is, the difference between the sizes is smaller when </w:t>
        </w:r>
      </w:ins>
      <w:ins w:id="209" w:author="Björn Jörges" w:date="2020-05-07T22:04:00Z">
        <w:r w:rsidR="004C6B75">
          <w:t>no air</w:t>
        </w:r>
      </w:ins>
      <w:ins w:id="210" w:author="Björn Jörges" w:date="2020-08-28T01:44:00Z">
        <w:r w:rsidR="00A161CF">
          <w:t xml:space="preserve"> </w:t>
        </w:r>
      </w:ins>
      <w:ins w:id="211" w:author="Björn Jörges" w:date="2020-05-07T22:04:00Z">
        <w:r w:rsidR="004C6B75">
          <w:t>drag was simulated.</w:t>
        </w:r>
      </w:ins>
      <w:ins w:id="212" w:author="Björn Jörges" w:date="2020-05-08T22:06:00Z">
        <w:r w:rsidR="004C2528">
          <w:t xml:space="preserve"> </w:t>
        </w:r>
      </w:ins>
      <w:ins w:id="213" w:author="Björn Jörges" w:date="2020-05-08T20:37:00Z">
        <w:r w:rsidR="0046135E">
          <w:t>Big</w:t>
        </w:r>
      </w:ins>
      <w:ins w:id="214" w:author="Björn Jörges" w:date="2020-05-08T20:36:00Z">
        <w:r w:rsidR="0046135E">
          <w:t xml:space="preserve"> targets were thus associated with an </w:t>
        </w:r>
      </w:ins>
      <w:ins w:id="215" w:author="Björn Jörges" w:date="2020-05-08T20:37:00Z">
        <w:r w:rsidR="0046135E">
          <w:t>over</w:t>
        </w:r>
      </w:ins>
      <w:ins w:id="216" w:author="Björn Jörges" w:date="2020-05-08T20:36:00Z">
        <w:r w:rsidR="0046135E">
          <w:t>shoot</w:t>
        </w:r>
      </w:ins>
      <w:ins w:id="217" w:author="Björn Jörges" w:date="2020-05-08T20:37:00Z">
        <w:r w:rsidR="0046135E">
          <w:t xml:space="preserve"> with regards to small targets</w:t>
        </w:r>
      </w:ins>
      <w:ins w:id="218" w:author="Björn Jörges" w:date="2020-05-08T20:38:00Z">
        <w:r w:rsidR="0046135E">
          <w:t xml:space="preserve"> for both air drag conditions, although less so for</w:t>
        </w:r>
      </w:ins>
      <w:ins w:id="219" w:author="Björn Jörges" w:date="2020-05-08T23:29:00Z">
        <w:r w:rsidR="00443E89">
          <w:t xml:space="preserve"> </w:t>
        </w:r>
      </w:ins>
      <w:ins w:id="220" w:author="Björn Jörges" w:date="2020-05-08T20:38:00Z">
        <w:r w:rsidR="0046135E">
          <w:t>“Air Drag: Absent”</w:t>
        </w:r>
        <w:r w:rsidR="006D1EA7">
          <w:t>.</w:t>
        </w:r>
      </w:ins>
      <w:ins w:id="221" w:author="Björn Jörges" w:date="2020-05-08T20:37:00Z">
        <w:r w:rsidR="0046135E">
          <w:t xml:space="preserve"> </w:t>
        </w:r>
      </w:ins>
      <w:del w:id="222" w:author="Björn Jörges" w:date="2020-05-07T02:03:00Z">
        <w:r w:rsidDel="00AF42C1">
          <w:delText>t</w:delText>
        </w:r>
      </w:del>
      <w:del w:id="223" w:author="Björn Jörges" w:date="2020-05-08T20:36:00Z">
        <w:r w:rsidDel="0046135E">
          <w:delText xml:space="preserve">he larger targets thus lead observers </w:delText>
        </w:r>
        <w:r w:rsidR="004A61C4" w:rsidDel="0046135E">
          <w:delText xml:space="preserve">to perceive a </w:delText>
        </w:r>
        <w:r w:rsidR="00512D64" w:rsidDel="0046135E">
          <w:delText xml:space="preserve">smaller undershoot </w:delText>
        </w:r>
        <w:r w:rsidDel="0046135E">
          <w:delText xml:space="preserve">than </w:delText>
        </w:r>
        <w:r w:rsidR="00512D64" w:rsidDel="0046135E">
          <w:delText xml:space="preserve">for </w:delText>
        </w:r>
        <w:r w:rsidDel="0046135E">
          <w:delText>smaller objects</w:delText>
        </w:r>
      </w:del>
      <w:del w:id="224" w:author="Björn Jörges" w:date="2020-06-01T22:38:00Z">
        <w:r w:rsidDel="007161D2">
          <w:delText>.</w:delText>
        </w:r>
        <w:r w:rsidR="00583567" w:rsidDel="007161D2">
          <w:delText xml:space="preserve"> </w:delText>
        </w:r>
      </w:del>
      <w:commentRangeStart w:id="225"/>
      <w:del w:id="226" w:author="Björn Jörges" w:date="2020-05-07T01:40:00Z">
        <w:r w:rsidR="00583567" w:rsidDel="002142C8">
          <w:delText>T</w:delText>
        </w:r>
      </w:del>
      <w:del w:id="227" w:author="Björn Jörges" w:date="2020-06-01T22:38:00Z">
        <w:r w:rsidR="00583567" w:rsidDel="007161D2">
          <w:delText xml:space="preserve">his </w:delText>
        </w:r>
      </w:del>
      <w:del w:id="228" w:author="Björn Jörges" w:date="2020-05-07T01:40:00Z">
        <w:r w:rsidR="00583567" w:rsidDel="002142C8">
          <w:delText xml:space="preserve">is </w:delText>
        </w:r>
      </w:del>
      <w:del w:id="229" w:author="Björn Jörges" w:date="2020-06-01T22:38:00Z">
        <w:r w:rsidR="00583567" w:rsidDel="007161D2">
          <w:delText>evidence</w:delText>
        </w:r>
        <w:r w:rsidR="00BA0BC7" w:rsidDel="007161D2">
          <w:delText xml:space="preserve"> that </w:delText>
        </w:r>
      </w:del>
      <w:del w:id="230" w:author="Björn Jörges" w:date="2020-05-07T01:59:00Z">
        <w:r w:rsidR="00BA0BC7" w:rsidDel="00341BDC">
          <w:delText xml:space="preserve">they </w:delText>
        </w:r>
      </w:del>
      <w:del w:id="231" w:author="Björn Jörges" w:date="2020-06-01T22:38:00Z">
        <w:r w:rsidR="00BA0BC7" w:rsidRPr="00F84F5C" w:rsidDel="007161D2">
          <w:rPr>
            <w:i/>
            <w:iCs/>
          </w:rPr>
          <w:delText>overestimate</w:delText>
        </w:r>
        <w:r w:rsidR="00BA0BC7" w:rsidDel="007161D2">
          <w:delText xml:space="preserve"> the air drag</w:delText>
        </w:r>
        <w:r w:rsidR="004052C0" w:rsidDel="007161D2">
          <w:delText xml:space="preserve"> acting upon the small targets</w:delText>
        </w:r>
        <w:commentRangeEnd w:id="225"/>
        <w:r w:rsidR="00494A47" w:rsidDel="007161D2">
          <w:rPr>
            <w:rStyle w:val="CommentReference"/>
          </w:rPr>
          <w:commentReference w:id="225"/>
        </w:r>
        <w:r w:rsidR="004052C0" w:rsidDel="007161D2">
          <w:delText xml:space="preserve">, while </w:delText>
        </w:r>
        <w:r w:rsidR="004052C0" w:rsidRPr="00F84F5C" w:rsidDel="007161D2">
          <w:rPr>
            <w:i/>
            <w:iCs/>
          </w:rPr>
          <w:delText>underestimating</w:delText>
        </w:r>
        <w:r w:rsidR="004052C0" w:rsidDel="007161D2">
          <w:delText xml:space="preserve"> the air drag acting upon the bigger targets</w:delText>
        </w:r>
      </w:del>
      <w:del w:id="232" w:author="Björn Jörges" w:date="2020-05-08T22:07:00Z">
        <w:r w:rsidR="00A72E30" w:rsidDel="008029BE">
          <w:delText>.</w:delText>
        </w:r>
      </w:del>
      <w:del w:id="233" w:author="Björn Jörges" w:date="2020-06-01T22:38:00Z">
        <w:r w:rsidR="00A72E30" w:rsidDel="007161D2">
          <w:delText xml:space="preserve"> This is counter to our Hypothesis 2.</w:delText>
        </w:r>
      </w:del>
      <w:del w:id="234" w:author="Björn Jörges" w:date="2020-05-08T22:07:00Z">
        <w:r w:rsidR="00A72E30" w:rsidDel="008029BE">
          <w:delText xml:space="preserve"> The regression coefficient for “Ball Site: 0.12 m” was about half of the physical differences between larger and smaller balls. That is, the effect could be explained by a full regression to the mean, i.e., participants used the same air drag model</w:delText>
        </w:r>
      </w:del>
      <w:del w:id="235" w:author="Björn Jörges" w:date="2020-05-07T02:00:00Z">
        <w:r w:rsidR="00A72E30" w:rsidDel="00341BDC">
          <w:delText>,</w:delText>
        </w:r>
      </w:del>
      <w:del w:id="236" w:author="Björn Jörges" w:date="2020-05-08T22:07:00Z">
        <w:r w:rsidR="00A72E30" w:rsidDel="008029BE">
          <w:delText xml:space="preserve"> independently of the object’s size. </w:delText>
        </w:r>
        <w:commentRangeStart w:id="237"/>
        <w:r w:rsidR="00A72E30" w:rsidDel="008029BE">
          <w:delText xml:space="preserve">We thus find no evidence that the observers adapt their air drag model according to </w:delText>
        </w:r>
        <w:r w:rsidR="00603584" w:rsidDel="008029BE">
          <w:delText>visual online information about the size of the ball</w:delText>
        </w:r>
        <w:commentRangeEnd w:id="237"/>
        <w:r w:rsidR="00494A47" w:rsidDel="008029BE">
          <w:rPr>
            <w:rStyle w:val="CommentReference"/>
          </w:rPr>
          <w:commentReference w:id="237"/>
        </w:r>
        <w:r w:rsidR="00603584" w:rsidDel="008029BE">
          <w:delText>.</w:delText>
        </w:r>
      </w:del>
      <w:ins w:id="238" w:author="Björn Jörges" w:date="2020-06-01T22:38:00Z">
        <w:r w:rsidR="007161D2">
          <w:t xml:space="preserve"> </w:t>
        </w:r>
      </w:ins>
      <w:commentRangeStart w:id="239"/>
      <w:ins w:id="240" w:author="Björn Jörges" w:date="2020-08-28T01:46:00Z">
        <w:r w:rsidR="00A161CF">
          <w:t>Our analysis indicates a large bias due to ball size</w:t>
        </w:r>
      </w:ins>
      <w:ins w:id="241" w:author="Björn Jörges" w:date="2020-08-28T01:54:00Z">
        <w:r w:rsidR="0041068F">
          <w:t xml:space="preserve"> (see also </w:t>
        </w:r>
        <w:r w:rsidR="0041068F">
          <w:fldChar w:fldCharType="begin"/>
        </w:r>
        <w:r w:rsidR="0041068F">
          <w:instrText xml:space="preserve"> REF _Ref37723620 \h </w:instrText>
        </w:r>
      </w:ins>
      <w:r w:rsidR="0041068F">
        <w:fldChar w:fldCharType="separate"/>
      </w:r>
      <w:ins w:id="242" w:author="Björn Jörges" w:date="2020-08-28T01:54:00Z">
        <w:r w:rsidR="0041068F">
          <w:t xml:space="preserve">Figure </w:t>
        </w:r>
        <w:r w:rsidR="0041068F">
          <w:rPr>
            <w:noProof/>
          </w:rPr>
          <w:t>5</w:t>
        </w:r>
        <w:r w:rsidR="0041068F">
          <w:fldChar w:fldCharType="end"/>
        </w:r>
        <w:r w:rsidR="0041068F">
          <w:t xml:space="preserve"> in comparison to the prediction in </w:t>
        </w:r>
        <w:r w:rsidR="0041068F">
          <w:fldChar w:fldCharType="begin"/>
        </w:r>
        <w:r w:rsidR="0041068F">
          <w:instrText xml:space="preserve"> REF _Ref49470325 \h </w:instrText>
        </w:r>
      </w:ins>
      <w:r w:rsidR="0041068F">
        <w:fldChar w:fldCharType="separate"/>
      </w:r>
      <w:ins w:id="243" w:author="Björn Jörges" w:date="2020-08-28T01:54:00Z">
        <w:r w:rsidR="0041068F">
          <w:t xml:space="preserve">Figure </w:t>
        </w:r>
        <w:r w:rsidR="0041068F">
          <w:rPr>
            <w:noProof/>
          </w:rPr>
          <w:t>3</w:t>
        </w:r>
        <w:r w:rsidR="0041068F">
          <w:fldChar w:fldCharType="end"/>
        </w:r>
        <w:r w:rsidR="0041068F">
          <w:t>)</w:t>
        </w:r>
      </w:ins>
      <w:ins w:id="244" w:author="Björn Jörges" w:date="2020-08-28T01:48:00Z">
        <w:r w:rsidR="002B176C">
          <w:t>. It is larger than the predicted bias due to air drag,</w:t>
        </w:r>
      </w:ins>
      <w:ins w:id="245" w:author="Björn Jörges" w:date="2020-08-28T01:46:00Z">
        <w:r w:rsidR="00A161CF">
          <w:t xml:space="preserve"> which </w:t>
        </w:r>
      </w:ins>
      <w:ins w:id="246" w:author="Björn Jörges" w:date="2020-08-28T01:48:00Z">
        <w:r w:rsidR="002B176C">
          <w:t xml:space="preserve">indicates that other biases may be at work, thus </w:t>
        </w:r>
      </w:ins>
      <w:ins w:id="247" w:author="Björn Jörges" w:date="2020-08-28T01:46:00Z">
        <w:r w:rsidR="00A161CF">
          <w:t>mak</w:t>
        </w:r>
      </w:ins>
      <w:ins w:id="248" w:author="Björn Jörges" w:date="2020-08-28T01:48:00Z">
        <w:r w:rsidR="002B176C">
          <w:t>ing</w:t>
        </w:r>
      </w:ins>
      <w:ins w:id="249" w:author="Björn Jörges" w:date="2020-08-28T01:46:00Z">
        <w:r w:rsidR="00A161CF">
          <w:t xml:space="preserve"> an interpretation challenging</w:t>
        </w:r>
      </w:ins>
      <w:ins w:id="250" w:author="Björn Jörges" w:date="2020-08-28T01:48:00Z">
        <w:r w:rsidR="002B176C">
          <w:t>.</w:t>
        </w:r>
      </w:ins>
      <w:ins w:id="251" w:author="Björn Jörges" w:date="2020-06-01T22:41:00Z">
        <w:r w:rsidR="007161D2">
          <w:t xml:space="preserve"> Please note </w:t>
        </w:r>
      </w:ins>
      <w:ins w:id="252" w:author="Björn Jörges" w:date="2020-08-28T01:47:00Z">
        <w:r w:rsidR="00455508">
          <w:t xml:space="preserve">also </w:t>
        </w:r>
      </w:ins>
      <w:ins w:id="253" w:author="Björn Jörges" w:date="2020-06-01T22:41:00Z">
        <w:r w:rsidR="007161D2">
          <w:t>that</w:t>
        </w:r>
      </w:ins>
      <w:ins w:id="254" w:author="Björn Jörges" w:date="2020-06-01T22:42:00Z">
        <w:r w:rsidR="007161D2">
          <w:t xml:space="preserve"> </w:t>
        </w:r>
      </w:ins>
      <w:ins w:id="255" w:author="Björn Jörges" w:date="2020-06-01T22:43:00Z">
        <w:r w:rsidR="007161D2">
          <w:t>an internal model excluding air drag would lead to the same results</w:t>
        </w:r>
      </w:ins>
      <w:ins w:id="256" w:author="Björn Jörges" w:date="2020-06-01T22:44:00Z">
        <w:r w:rsidR="007161D2">
          <w:t xml:space="preserve"> for the interaction term</w:t>
        </w:r>
      </w:ins>
      <w:ins w:id="257" w:author="Björn Jörges" w:date="2020-06-01T22:43:00Z">
        <w:r w:rsidR="007161D2">
          <w:t xml:space="preserve"> (see</w:t>
        </w:r>
      </w:ins>
      <w:ins w:id="258" w:author="Björn Jörges" w:date="2020-08-28T01:45:00Z">
        <w:r w:rsidR="00A161CF">
          <w:t xml:space="preserve"> </w:t>
        </w:r>
        <w:r w:rsidR="00A161CF">
          <w:fldChar w:fldCharType="begin"/>
        </w:r>
        <w:r w:rsidR="00A161CF">
          <w:instrText xml:space="preserve"> REF _Ref49470325 \h </w:instrText>
        </w:r>
      </w:ins>
      <w:r w:rsidR="00A161CF">
        <w:fldChar w:fldCharType="separate"/>
      </w:r>
      <w:ins w:id="259" w:author="Björn Jörges" w:date="2020-08-28T01:45:00Z">
        <w:r w:rsidR="00A161CF">
          <w:t xml:space="preserve">Figure </w:t>
        </w:r>
        <w:r w:rsidR="00A161CF">
          <w:rPr>
            <w:noProof/>
          </w:rPr>
          <w:t>3</w:t>
        </w:r>
        <w:r w:rsidR="00A161CF">
          <w:fldChar w:fldCharType="end"/>
        </w:r>
        <w:r w:rsidR="00A161CF">
          <w:t>B</w:t>
        </w:r>
      </w:ins>
      <w:ins w:id="260" w:author="Björn Jörges" w:date="2020-06-01T22:43:00Z">
        <w:r w:rsidR="007161D2">
          <w:t>)</w:t>
        </w:r>
      </w:ins>
      <w:ins w:id="261" w:author="Björn Jörges" w:date="2020-06-01T22:46:00Z">
        <w:r w:rsidR="007161D2">
          <w:t>, with the difference being in the intercepts. Above, we have shown that our data</w:t>
        </w:r>
      </w:ins>
      <w:ins w:id="262" w:author="Björn Jörges" w:date="2020-06-01T22:47:00Z">
        <w:r w:rsidR="007161D2">
          <w:t xml:space="preserve"> favor the notion that humans use an air drag-based internal model to extrapolate</w:t>
        </w:r>
      </w:ins>
      <w:ins w:id="263" w:author="Björn Jörges" w:date="2020-06-01T22:48:00Z">
        <w:r w:rsidR="007161D2">
          <w:t xml:space="preserve"> motion.</w:t>
        </w:r>
      </w:ins>
      <w:ins w:id="264" w:author="Björn Jörges" w:date="2020-08-28T01:47:00Z">
        <w:r w:rsidR="002B176C">
          <w:t xml:space="preserve"> Overall, due to the size-based bias</w:t>
        </w:r>
      </w:ins>
      <w:ins w:id="265" w:author="Björn Jörges" w:date="2020-08-28T01:48:00Z">
        <w:r w:rsidR="002B176C">
          <w:t>,</w:t>
        </w:r>
      </w:ins>
      <w:ins w:id="266" w:author="Björn Jörges" w:date="2020-08-28T01:49:00Z">
        <w:r w:rsidR="002B176C">
          <w:t xml:space="preserve"> the data do not allow us to conclude whether participants relied on the correct sizes for extrapolation or on a mean size. </w:t>
        </w:r>
      </w:ins>
      <w:del w:id="267" w:author="Björn Jörges" w:date="2020-05-08T22:07:00Z">
        <w:r w:rsidR="00A72E30" w:rsidDel="008029BE">
          <w:delText xml:space="preserve"> </w:delText>
        </w:r>
      </w:del>
      <w:commentRangeEnd w:id="196"/>
      <w:del w:id="268" w:author="Björn Jörges" w:date="2020-06-01T22:40:00Z">
        <w:r w:rsidR="0004593D" w:rsidDel="007161D2">
          <w:rPr>
            <w:rStyle w:val="CommentReference"/>
          </w:rPr>
          <w:commentReference w:id="196"/>
        </w:r>
      </w:del>
      <w:commentRangeEnd w:id="239"/>
      <w:r w:rsidR="009A13F2">
        <w:rPr>
          <w:rStyle w:val="CommentReference"/>
        </w:rPr>
        <w:commentReference w:id="239"/>
      </w:r>
    </w:p>
    <w:p w14:paraId="24E2260B" w14:textId="77777777" w:rsidR="007406AD" w:rsidRDefault="0094481C" w:rsidP="00603584">
      <w:pPr>
        <w:keepNext/>
        <w:jc w:val="both"/>
      </w:pPr>
      <w:r>
        <w:rPr>
          <w:noProof/>
        </w:rPr>
        <w:lastRenderedPageBreak/>
        <w:drawing>
          <wp:inline distT="0" distB="0" distL="0" distR="0" wp14:anchorId="4FA7B8E9" wp14:editId="5A812518">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p>
    <w:p w14:paraId="326240FB" w14:textId="35A2F547" w:rsidR="0094481C" w:rsidRDefault="007406AD" w:rsidP="00603584">
      <w:pPr>
        <w:pStyle w:val="Caption"/>
        <w:jc w:val="both"/>
      </w:pPr>
      <w:bookmarkStart w:id="269" w:name="_Ref37723620"/>
      <w:r>
        <w:t xml:space="preserve">Figure </w:t>
      </w:r>
      <w:r w:rsidR="00C41381">
        <w:fldChar w:fldCharType="begin"/>
      </w:r>
      <w:r w:rsidR="00C41381">
        <w:instrText xml:space="preserve"> SEQ Figure \* ARABIC </w:instrText>
      </w:r>
      <w:r w:rsidR="00C41381">
        <w:fldChar w:fldCharType="separate"/>
      </w:r>
      <w:ins w:id="270" w:author="Björn Jörges" w:date="2020-06-09T01:41:00Z">
        <w:r w:rsidR="00267D02">
          <w:rPr>
            <w:noProof/>
          </w:rPr>
          <w:t>5</w:t>
        </w:r>
      </w:ins>
      <w:del w:id="271" w:author="Björn Jörges" w:date="2020-06-01T21:12:00Z">
        <w:r w:rsidR="002E7542" w:rsidDel="006E1DB8">
          <w:rPr>
            <w:noProof/>
          </w:rPr>
          <w:delText>3</w:delText>
        </w:r>
      </w:del>
      <w:r w:rsidR="00C41381">
        <w:rPr>
          <w:noProof/>
        </w:rPr>
        <w:fldChar w:fldCharType="end"/>
      </w:r>
      <w:bookmarkEnd w:id="269"/>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0E10F8"/>
    <w:p w14:paraId="37E9219F" w14:textId="63C5B390" w:rsidR="00603584" w:rsidRDefault="00603584" w:rsidP="00603584">
      <w:pPr>
        <w:pStyle w:val="Heading3"/>
      </w:pPr>
      <w:commentRangeStart w:id="272"/>
      <w:r>
        <w:t>Hypothesis 3: The influence of context information on motion extrapolation</w:t>
      </w:r>
    </w:p>
    <w:p w14:paraId="3D0BA839" w14:textId="1A6278A7" w:rsidR="00066B47" w:rsidRDefault="00E77BC5" w:rsidP="000A2775">
      <w:pPr>
        <w:jc w:val="both"/>
      </w:pPr>
      <w:commentRangeStart w:id="273"/>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 xml:space="preserve">could be due to confounding factors. We therefore conduct the analysis planned for Hypothesis </w:t>
      </w:r>
      <w:proofErr w:type="gramStart"/>
      <w:r w:rsidR="00066B47">
        <w:t>3</w:t>
      </w:r>
      <w:proofErr w:type="gramEnd"/>
      <w:r w:rsidR="00066B47">
        <w:t xml:space="preserve"> nonetheless. As before, we use Linear Mixed Modelling. </w:t>
      </w:r>
      <w:ins w:id="274" w:author="Björn Jörges" w:date="2020-08-28T03:53:00Z">
        <w:r w:rsidR="00BB52E8">
          <w:t>To avoid a triple interaction, we dummy-code the variables Size and Air Drag as one variable Air Drag X Size with four levels (“A</w:t>
        </w:r>
      </w:ins>
      <w:ins w:id="275" w:author="Björn Jörges" w:date="2020-08-28T03:54:00Z">
        <w:r w:rsidR="00BB52E8">
          <w:t>D: Present – 0.033m”, “AD: Present – 0.12m”,</w:t>
        </w:r>
        <w:r w:rsidR="00BB52E8" w:rsidRPr="00BB52E8">
          <w:t xml:space="preserve"> </w:t>
        </w:r>
        <w:r w:rsidR="00BB52E8">
          <w:t>“AD: Absent – 0.033m”, “AD: Absent – 0.12m”</w:t>
        </w:r>
        <w:r w:rsidR="00062AF3">
          <w:t>).</w:t>
        </w:r>
      </w:ins>
      <w:ins w:id="276" w:author="Björn Jörges" w:date="2020-08-28T03:53:00Z">
        <w:r w:rsidR="00BB52E8">
          <w:t xml:space="preserve"> </w:t>
        </w:r>
      </w:ins>
      <w:r w:rsidR="00066B47">
        <w:t>For each task, we compare a test model that includes “</w:t>
      </w:r>
      <w:del w:id="277" w:author="Björn Jörges" w:date="2020-08-28T03:54:00Z">
        <w:r w:rsidR="00794692" w:rsidDel="00062AF3">
          <w:delText xml:space="preserve">Ball </w:delText>
        </w:r>
        <w:r w:rsidR="00066B47" w:rsidDel="00062AF3">
          <w:delText>Size</w:delText>
        </w:r>
      </w:del>
      <w:ins w:id="278" w:author="Björn Jörges" w:date="2020-08-28T03:54:00Z">
        <w:r w:rsidR="00062AF3">
          <w:t>Air Drag X Size</w:t>
        </w:r>
      </w:ins>
      <w:r w:rsidR="00066B47">
        <w:t>”</w:t>
      </w:r>
      <w:r w:rsidR="00794692">
        <w:t xml:space="preserve"> (as above)</w:t>
      </w:r>
      <w:r w:rsidR="00066B47">
        <w:t xml:space="preserve"> and “</w:t>
      </w:r>
      <w:del w:id="279" w:author="Björn Jörges" w:date="2020-08-28T03:54:00Z">
        <w:r w:rsidR="00794692" w:rsidDel="00062AF3">
          <w:delText>Texture</w:delText>
        </w:r>
      </w:del>
      <w:ins w:id="280" w:author="Björn Jörges" w:date="2020-08-28T03:56:00Z">
        <w:r w:rsidR="00062AF3">
          <w:t>Congruency</w:t>
        </w:r>
      </w:ins>
      <w:r w:rsidR="00066B47">
        <w:t>”</w:t>
      </w:r>
      <w:ins w:id="281" w:author="Björn Jörges" w:date="2020-08-28T03:56:00Z">
        <w:r w:rsidR="00062AF3">
          <w:t xml:space="preserve">, </w:t>
        </w:r>
      </w:ins>
      <w:del w:id="282" w:author="Björn Jörges" w:date="2020-08-28T03:56:00Z">
        <w:r w:rsidR="00794692" w:rsidDel="00062AF3">
          <w:delText xml:space="preserve"> (</w:delText>
        </w:r>
      </w:del>
      <w:r w:rsidR="00794692">
        <w:t>a binary variable with the values “</w:t>
      </w:r>
      <w:del w:id="283" w:author="Björn Jörges" w:date="2020-08-28T03:56:00Z">
        <w:r w:rsidR="00794692" w:rsidDel="00062AF3">
          <w:delText>Basketball</w:delText>
        </w:r>
      </w:del>
      <w:ins w:id="284" w:author="Björn Jörges" w:date="2020-08-28T03:56:00Z">
        <w:r w:rsidR="00062AF3">
          <w:t>Congruent</w:t>
        </w:r>
      </w:ins>
      <w:r w:rsidR="00794692">
        <w:t>”</w:t>
      </w:r>
      <w:ins w:id="285" w:author="Björn Jörges" w:date="2020-08-28T03:56:00Z">
        <w:r w:rsidR="00062AF3">
          <w:t xml:space="preserve"> (</w:t>
        </w:r>
      </w:ins>
      <w:ins w:id="286" w:author="Björn Jörges" w:date="2020-08-28T03:57:00Z">
        <w:r w:rsidR="00062AF3">
          <w:t>texture and size of the target were congruent</w:t>
        </w:r>
      </w:ins>
      <w:ins w:id="287" w:author="Björn Jörges" w:date="2020-08-28T03:56:00Z">
        <w:r w:rsidR="00062AF3">
          <w:t>)</w:t>
        </w:r>
      </w:ins>
      <w:r w:rsidR="00794692">
        <w:t xml:space="preserve"> and “</w:t>
      </w:r>
      <w:del w:id="288" w:author="Björn Jörges" w:date="2020-08-28T03:56:00Z">
        <w:r w:rsidR="00794692" w:rsidDel="00062AF3">
          <w:delText>Tennis ball</w:delText>
        </w:r>
      </w:del>
      <w:ins w:id="289" w:author="Björn Jörges" w:date="2020-08-28T03:56:00Z">
        <w:r w:rsidR="00062AF3">
          <w:t>Incongruent</w:t>
        </w:r>
      </w:ins>
      <w:r w:rsidR="00794692">
        <w:t>”</w:t>
      </w:r>
      <w:ins w:id="290" w:author="Björn Jörges" w:date="2020-08-28T03:57:00Z">
        <w:r w:rsidR="00062AF3">
          <w:t xml:space="preserve"> (texture and size of the target were incongruent</w:t>
        </w:r>
      </w:ins>
      <w:r w:rsidR="00794692">
        <w:t>)</w:t>
      </w:r>
      <w:r w:rsidR="00066B47">
        <w:t xml:space="preserve"> and their interaction as fixed effects</w:t>
      </w:r>
      <w:ins w:id="291" w:author="Björn Jörges" w:date="2020-05-06T23:56:00Z">
        <w:r w:rsidR="001525FD">
          <w:t>.</w:t>
        </w:r>
      </w:ins>
      <w:del w:id="292" w:author="Björn Jörges" w:date="2020-05-06T23:56:00Z">
        <w:r w:rsidR="00066B47" w:rsidDel="001525FD">
          <w:delText>:</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421A072" w:rsidR="00066B47" w:rsidRPr="0095639F" w:rsidRDefault="00C41381"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del w:id="293" w:author="Björn Jörges" w:date="2020-08-28T03:57:00Z">
                    <w:rPr>
                      <w:rFonts w:ascii="Cambria Math" w:hAnsi="Cambria Math"/>
                      <w:sz w:val="20"/>
                      <w:szCs w:val="20"/>
                    </w:rPr>
                    <m:t>Ball Size*Texture</m:t>
                  </w:del>
                </m:r>
                <m:r>
                  <w:ins w:id="294" w:author="Björn Jörges" w:date="2020-08-28T03:57:00Z">
                    <w:rPr>
                      <w:rFonts w:ascii="Cambria Math" w:hAnsi="Cambria Math"/>
                      <w:sz w:val="20"/>
                      <w:szCs w:val="20"/>
                    </w:rPr>
                    <m:t>A</m:t>
                  </w:ins>
                </m:r>
                <m:r>
                  <w:ins w:id="295" w:author="Björn Jörges" w:date="2020-08-28T03:58:00Z">
                    <w:rPr>
                      <w:rFonts w:ascii="Cambria Math" w:hAnsi="Cambria Math"/>
                      <w:sz w:val="20"/>
                      <w:szCs w:val="20"/>
                    </w:rPr>
                    <m:t>i</m:t>
                  </w:ins>
                </m:r>
                <m:r>
                  <w:ins w:id="296" w:author="Björn Jörges" w:date="2020-08-28T03:57:00Z">
                    <w:rPr>
                      <w:rFonts w:ascii="Cambria Math" w:hAnsi="Cambria Math"/>
                      <w:sz w:val="20"/>
                      <w:szCs w:val="20"/>
                    </w:rPr>
                    <m:t xml:space="preserve">r Drag X </m:t>
                  </w:ins>
                </m:r>
                <m:r>
                  <w:ins w:id="297" w:author="Björn Jörges" w:date="2020-08-28T03:58:00Z">
                    <w:rPr>
                      <w:rFonts w:ascii="Cambria Math" w:hAnsi="Cambria Math"/>
                      <w:sz w:val="20"/>
                      <w:szCs w:val="20"/>
                    </w:rPr>
                    <m:t>Size*Congruency</m:t>
                  </w:ins>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73A3C238" w:rsidR="00066B47" w:rsidRPr="0095639F" w:rsidRDefault="00C41381"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298" w:author="Björn Jörges" w:date="2020-08-28T03:58:00Z">
                    <w:rPr>
                      <w:rFonts w:ascii="Cambria Math" w:hAnsi="Cambria Math"/>
                      <w:sz w:val="20"/>
                      <w:szCs w:val="20"/>
                    </w:rPr>
                    <m:t>Air Drag X Size*Congruency</m:t>
                  </w:ins>
                </m:r>
                <m:r>
                  <w:del w:id="299" w:author="Björn Jörges" w:date="2020-08-28T03:58:00Z">
                    <w:rPr>
                      <w:rFonts w:ascii="Cambria Math" w:hAnsi="Cambria Math"/>
                      <w:sz w:val="20"/>
                      <w:szCs w:val="20"/>
                    </w:rPr>
                    <m:t>Ball Size*Texture</m:t>
                  </w:del>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0A2775">
      <w:pPr>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78DF71BD" w:rsidR="00794692" w:rsidRPr="0095639F" w:rsidRDefault="00C41381"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00" w:author="Björn Jörges" w:date="2020-08-28T03:58:00Z">
                    <w:rPr>
                      <w:rFonts w:ascii="Cambria Math" w:hAnsi="Cambria Math"/>
                      <w:sz w:val="20"/>
                      <w:szCs w:val="20"/>
                    </w:rPr>
                    <m:t>Air Drag X Size+ Congruency</m:t>
                  </w:ins>
                </m:r>
                <m:r>
                  <w:del w:id="301" w:author="Björn Jörges" w:date="2020-08-28T03:58:00Z">
                    <w:rPr>
                      <w:rFonts w:ascii="Cambria Math" w:hAnsi="Cambria Math"/>
                      <w:sz w:val="20"/>
                      <w:szCs w:val="20"/>
                    </w:rPr>
                    <m:t>Ball Size+Texture</m:t>
                  </w:del>
                </m:r>
                <m:r>
                  <w:rPr>
                    <w:rFonts w:ascii="Cambria Math" w:hAnsi="Cambria Math"/>
                    <w:sz w:val="20"/>
                    <w:szCs w:val="20"/>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14E544E" w:rsidR="00794692" w:rsidRPr="0095639F" w:rsidRDefault="00C41381"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302" w:author="Björn Jörges" w:date="2020-08-28T03:58:00Z">
                    <w:rPr>
                      <w:rFonts w:ascii="Cambria Math" w:hAnsi="Cambria Math"/>
                      <w:sz w:val="20"/>
                      <w:szCs w:val="20"/>
                    </w:rPr>
                    <m:t>Air Drag X Size+ Congruency</m:t>
                  </w:ins>
                </m:r>
                <m:r>
                  <w:del w:id="303" w:author="Björn Jörges" w:date="2020-08-28T03:58:00Z">
                    <w:rPr>
                      <w:rFonts w:ascii="Cambria Math" w:hAnsi="Cambria Math"/>
                      <w:sz w:val="20"/>
                      <w:szCs w:val="20"/>
                    </w:rPr>
                    <m:t>Ball Size+Texture</m:t>
                  </w:del>
                </m:r>
                <m:r>
                  <w:rPr>
                    <w:rFonts w:ascii="Cambria Math" w:hAnsi="Cambria Math"/>
                    <w:sz w:val="20"/>
                    <w:szCs w:val="20"/>
                  </w:rPr>
                  <m:t>+</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0E56C9A1" w:rsidR="004662F3" w:rsidRDefault="00122EC3" w:rsidP="000A2775">
      <w:pPr>
        <w:keepNext/>
        <w:jc w:val="both"/>
      </w:pPr>
      <w:del w:id="304" w:author="Björn Jörges" w:date="2020-08-28T03:59:00Z">
        <w:r w:rsidDel="00087103">
          <w:delText>In line with the results for Hypothesis 2, w</w:delText>
        </w:r>
      </w:del>
      <w:ins w:id="305" w:author="Björn Jörges" w:date="2020-08-28T03:59:00Z">
        <w:r w:rsidR="00087103">
          <w:t>W</w:t>
        </w:r>
      </w:ins>
      <w:r>
        <w:t>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306" w:author="Björn Jörges" w:date="2020-08-28T04:00:00Z">
            <w:rPr>
              <w:rFonts w:ascii="Cambria Math" w:hAnsi="Cambria Math"/>
            </w:rPr>
            <m:t>0.012</m:t>
          </w:del>
        </m:r>
        <m:r>
          <w:ins w:id="307" w:author="Björn Jörges" w:date="2020-08-28T04:00:00Z">
            <w:rPr>
              <w:rFonts w:ascii="Cambria Math" w:hAnsi="Cambria Math"/>
            </w:rPr>
            <m:t>1.47</m:t>
          </w:ins>
        </m:r>
        <m:r>
          <w:rPr>
            <w:rFonts w:ascii="Cambria Math" w:hAnsi="Cambria Math"/>
          </w:rPr>
          <m:t xml:space="preserve">; </m:t>
        </m:r>
      </m:oMath>
      <w:r>
        <w:rPr>
          <w:rFonts w:eastAsiaTheme="minorEastAsia"/>
        </w:rPr>
        <w:t xml:space="preserve"> </w:t>
      </w:r>
      <w:r>
        <w:t>p </w:t>
      </w:r>
      <w:r>
        <w:rPr>
          <w:lang w:val="en-CA"/>
        </w:rPr>
        <w:t>= 0.</w:t>
      </w:r>
      <w:ins w:id="308" w:author="Björn Jörges" w:date="2020-08-28T03:59:00Z">
        <w:r w:rsidR="00087103">
          <w:rPr>
            <w:lang w:val="en-CA"/>
          </w:rPr>
          <w:t>688</w:t>
        </w:r>
      </w:ins>
      <w:del w:id="309" w:author="Björn Jörges" w:date="2020-08-28T03:59:00Z">
        <w:r w:rsidDel="00087103">
          <w:rPr>
            <w:lang w:val="en-CA"/>
          </w:rPr>
          <w:delText>91</w:delText>
        </w:r>
      </w:del>
      <w:r>
        <w:rPr>
          <w:lang w:val="en-CA"/>
        </w:rPr>
        <w:t xml:space="preserve">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=0.</m:t>
        </m:r>
        <m:r>
          <w:ins w:id="310" w:author="Björn Jörges" w:date="2020-08-28T04:00:00Z">
            <w:rPr>
              <w:rFonts w:ascii="Cambria Math" w:hAnsi="Cambria Math"/>
            </w:rPr>
            <m:t>366</m:t>
          </w:ins>
        </m:r>
        <m:r>
          <w:del w:id="311" w:author="Björn Jörges" w:date="2020-08-28T04:00:00Z">
            <w:rPr>
              <w:rFonts w:ascii="Cambria Math" w:hAnsi="Cambria Math"/>
            </w:rPr>
            <m:t>447</m:t>
          </w:del>
        </m:r>
        <m:r>
          <w:rPr>
            <w:rFonts w:ascii="Cambria Math" w:hAnsi="Cambria Math"/>
          </w:rPr>
          <m:t xml:space="preserve">;  </m:t>
        </m:r>
      </m:oMath>
      <w:r>
        <w:t>p </w:t>
      </w:r>
      <w:r>
        <w:rPr>
          <w:lang w:val="en-CA"/>
        </w:rPr>
        <w:t>= 0.</w:t>
      </w:r>
      <w:ins w:id="312" w:author="Björn Jörges" w:date="2020-08-28T04:00:00Z">
        <w:r w:rsidR="00087103">
          <w:rPr>
            <w:lang w:val="en-CA"/>
          </w:rPr>
          <w:t>947</w:t>
        </w:r>
      </w:ins>
      <w:del w:id="313" w:author="Björn Jörges" w:date="2020-08-28T04:00:00Z">
        <w:r w:rsidDel="00087103">
          <w:rPr>
            <w:lang w:val="en-CA"/>
          </w:rPr>
          <w:delText>50</w:delText>
        </w:r>
      </w:del>
      <w:r>
        <w:t xml:space="preserve"> for the 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272"/>
      <w:r w:rsidR="009E4144">
        <w:rPr>
          <w:rStyle w:val="CommentReference"/>
        </w:rPr>
        <w:commentReference w:id="272"/>
      </w:r>
      <w:r w:rsidR="004662F3">
        <w:t xml:space="preserve">and </w:t>
      </w:r>
      <w:commentRangeStart w:id="314"/>
      <w:r w:rsidR="004662F3">
        <w:t>texture</w:t>
      </w:r>
      <w:commentRangeEnd w:id="314"/>
      <w:r w:rsidR="009E4144">
        <w:rPr>
          <w:rStyle w:val="CommentReference"/>
        </w:rPr>
        <w:commentReference w:id="314"/>
      </w:r>
      <w:r w:rsidR="004662F3">
        <w:t>.</w:t>
      </w:r>
      <w:commentRangeEnd w:id="273"/>
      <w:r w:rsidR="00673079">
        <w:rPr>
          <w:rStyle w:val="CommentReference"/>
        </w:rPr>
        <w:commentReference w:id="273"/>
      </w:r>
    </w:p>
    <w:p w14:paraId="0B27AF25" w14:textId="183949A5" w:rsidR="002E7542" w:rsidRDefault="002E7542" w:rsidP="002E7542">
      <w:pPr>
        <w:keepNext/>
      </w:pPr>
      <w:r>
        <w:rPr>
          <w:noProof/>
        </w:rPr>
        <w:drawing>
          <wp:inline distT="0" distB="0" distL="0" distR="0" wp14:anchorId="39730F40" wp14:editId="1D32F14A">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4598E8AE" w14:textId="2AA089A7" w:rsidR="0069651A" w:rsidRDefault="002E7542" w:rsidP="00E35B02">
      <w:pPr>
        <w:pStyle w:val="Caption"/>
        <w:jc w:val="both"/>
      </w:pPr>
      <w:bookmarkStart w:id="315" w:name="_Ref37837345"/>
      <w:r>
        <w:t xml:space="preserve">Figure </w:t>
      </w:r>
      <w:r w:rsidR="00C41381">
        <w:fldChar w:fldCharType="begin"/>
      </w:r>
      <w:r w:rsidR="00C41381">
        <w:instrText xml:space="preserve"> SEQ Figure \* ARABIC </w:instrText>
      </w:r>
      <w:r w:rsidR="00C41381">
        <w:fldChar w:fldCharType="separate"/>
      </w:r>
      <w:ins w:id="316" w:author="Björn Jörges" w:date="2020-06-09T01:41:00Z">
        <w:r w:rsidR="00267D02">
          <w:rPr>
            <w:noProof/>
          </w:rPr>
          <w:t>6</w:t>
        </w:r>
      </w:ins>
      <w:del w:id="317" w:author="Björn Jörges" w:date="2020-06-01T21:12:00Z">
        <w:r w:rsidDel="006E1DB8">
          <w:rPr>
            <w:noProof/>
          </w:rPr>
          <w:delText>4</w:delText>
        </w:r>
      </w:del>
      <w:r w:rsidR="00C41381">
        <w:rPr>
          <w:noProof/>
        </w:rPr>
        <w:fldChar w:fldCharType="end"/>
      </w:r>
      <w:bookmarkEnd w:id="315"/>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1B5DC4"/>
    <w:p w14:paraId="0E26BABC" w14:textId="0CA9AC02" w:rsidR="00F66F41" w:rsidRDefault="00F66F41" w:rsidP="002F0A4C">
      <w:pPr>
        <w:pStyle w:val="Heading1"/>
      </w:pPr>
      <w:r>
        <w:t>Discussion</w:t>
      </w:r>
    </w:p>
    <w:p w14:paraId="3A8CBED7" w14:textId="7E35F4BE" w:rsidR="00F66F41" w:rsidRDefault="00A51228" w:rsidP="00B22037">
      <w:pPr>
        <w:jc w:val="both"/>
      </w:pPr>
      <w:r>
        <w:t xml:space="preserve">This study set out to study whether </w:t>
      </w:r>
      <w:r w:rsidR="00E14AA4">
        <w:t xml:space="preserve">air drag is among the physical </w:t>
      </w:r>
      <w:proofErr w:type="gramStart"/>
      <w:r w:rsidR="00E14AA4">
        <w:t>properties</w:t>
      </w:r>
      <w:proofErr w:type="gramEnd"/>
      <w:r w:rsidR="00E14AA4">
        <w:t xml:space="preserve">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w:t>
      </w:r>
      <w:r w:rsidR="00690FD5">
        <w:lastRenderedPageBreak/>
        <w:t xml:space="preserve">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w:t>
      </w:r>
      <w:proofErr w:type="gramStart"/>
      <w:r>
        <w:t>models</w:t>
      </w:r>
      <w:proofErr w:type="gramEnd"/>
      <w:r>
        <w:t xml:space="preserve">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318"/>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uring the first 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4743E6EA" w:rsidR="00F51F26" w:rsidRDefault="00F51F26" w:rsidP="00B22037">
      <w:pPr>
        <w:jc w:val="both"/>
      </w:pPr>
      <w:commentRangeStart w:id="319"/>
      <w:r>
        <w:t xml:space="preserve">Regarding Hypothesis 2, </w:t>
      </w:r>
      <w:ins w:id="320" w:author="Björn Jörges" w:date="2020-08-28T04:14:00Z">
        <w:r w:rsidR="00B1619C">
          <w:t>we did find the expected interaction. However, we also found a main effect of target size</w:t>
        </w:r>
      </w:ins>
      <w:ins w:id="321" w:author="Björn Jörges" w:date="2020-08-28T04:15:00Z">
        <w:r w:rsidR="00B1619C">
          <w:t xml:space="preserve">, which makes it impossible to </w:t>
        </w:r>
      </w:ins>
      <w:ins w:id="322" w:author="Björn Jörges" w:date="2020-08-28T04:16:00Z">
        <w:r w:rsidR="00B1619C">
          <w:t xml:space="preserve">ascertain whether the results </w:t>
        </w:r>
      </w:ins>
      <w:ins w:id="323" w:author="Björn Jörges" w:date="2020-08-28T04:22:00Z">
        <w:r w:rsidR="000377A2">
          <w:t xml:space="preserve">support </w:t>
        </w:r>
      </w:ins>
      <w:ins w:id="324" w:author="Björn Jörges" w:date="2020-08-28T04:16:00Z">
        <w:r w:rsidR="00B1619C">
          <w:t xml:space="preserve">Hypothesis 2. For </w:t>
        </w:r>
      </w:ins>
      <w:del w:id="325" w:author="Björn Jörges" w:date="2020-08-28T04:16:00Z">
        <w:r w:rsidR="00205DB3" w:rsidDel="00B1619C">
          <w:delText xml:space="preserve">Since Hypothesis 2 was not supported by the data, </w:delText>
        </w:r>
        <w:r w:rsidR="000A2775" w:rsidDel="00B1619C">
          <w:delText xml:space="preserve">it was quite unlikely to find any evidence for </w:delText>
        </w:r>
      </w:del>
      <w:r w:rsidR="000A2775">
        <w:t>Hypothesis 3,</w:t>
      </w:r>
      <w:ins w:id="326" w:author="Björn Jörges" w:date="2020-08-28T04:16:00Z">
        <w:r w:rsidR="00B1619C">
          <w:t xml:space="preserve"> we did not find</w:t>
        </w:r>
      </w:ins>
      <w:ins w:id="327" w:author="Björn Jörges" w:date="2020-08-28T04:22:00Z">
        <w:r w:rsidR="000377A2">
          <w:t xml:space="preserve"> the </w:t>
        </w:r>
      </w:ins>
      <w:ins w:id="328" w:author="Björn Jörges" w:date="2020-08-28T04:23:00Z">
        <w:r w:rsidR="000377A2">
          <w:t xml:space="preserve">predicted </w:t>
        </w:r>
      </w:ins>
      <w:ins w:id="329" w:author="Björn Jörges" w:date="2020-08-28T04:22:00Z">
        <w:r w:rsidR="000377A2">
          <w:t>interaction effect.</w:t>
        </w:r>
      </w:ins>
      <w:del w:id="330" w:author="Björn Jörges" w:date="2020-08-28T04:16:00Z">
        <w:r w:rsidR="000A2775" w:rsidDel="00B1619C">
          <w:delText xml:space="preserve"> </w:delText>
        </w:r>
      </w:del>
      <w:del w:id="331" w:author="Björn Jörges" w:date="2020-08-28T04:22:00Z">
        <w:r w:rsidR="000A2775" w:rsidDel="000377A2">
          <w:delText>and our analysis confirmed, indeed, that there was no interaction between ball size and texture</w:delText>
        </w:r>
        <w:r w:rsidR="00EE7E82" w:rsidDel="000377A2">
          <w:delText>.</w:delText>
        </w:r>
        <w:commentRangeEnd w:id="318"/>
        <w:r w:rsidR="002F0A4C" w:rsidDel="000377A2">
          <w:rPr>
            <w:rStyle w:val="CommentReference"/>
          </w:rPr>
          <w:commentReference w:id="318"/>
        </w:r>
      </w:del>
      <w:commentRangeEnd w:id="319"/>
      <w:r w:rsidR="00575B39">
        <w:rPr>
          <w:rStyle w:val="CommentReference"/>
        </w:rPr>
        <w:commentReference w:id="319"/>
      </w:r>
    </w:p>
    <w:p w14:paraId="3C2412AB" w14:textId="5B9463DB" w:rsidR="00255627" w:rsidRDefault="00BE7983" w:rsidP="00B22037">
      <w:pPr>
        <w:jc w:val="both"/>
      </w:pPr>
      <w:del w:id="332" w:author="Björn Jörges" w:date="2020-08-28T04:32:00Z">
        <w:r w:rsidDel="001609A4">
          <w:delText>It has to be noted that, e</w:delText>
        </w:r>
      </w:del>
      <w:ins w:id="333" w:author="Björn Jörges" w:date="2020-08-28T04:32:00Z">
        <w:r w:rsidR="001609A4">
          <w:t>E</w:t>
        </w:r>
      </w:ins>
      <w:r>
        <w:t xml:space="preserv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334"/>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component of the motion should be more robust. A smaller physical distance paired with the same gravity value would thus lead to the object being perceived to return faster to its initial height than it </w:t>
      </w:r>
      <w:proofErr w:type="gramStart"/>
      <w:r w:rsidR="00534A34">
        <w:t xml:space="preserve">actually </w:t>
      </w:r>
      <w:r w:rsidR="00534A34">
        <w:lastRenderedPageBreak/>
        <w:t>does</w:t>
      </w:r>
      <w:proofErr w:type="gramEnd"/>
      <w:r w:rsidR="00534A34">
        <w:t>, leading to an undershoot in the spatial responses. However, this would also lead to a temporal underestimation of the time-to-contact, and too early responses in the timing task, which we do not observe in our data.</w:t>
      </w:r>
      <w:r w:rsidR="00E042EC">
        <w:t xml:space="preserve"> </w:t>
      </w:r>
      <w:commentRangeEnd w:id="334"/>
      <w:r w:rsidR="002F0A4C">
        <w:rPr>
          <w:rStyle w:val="CommentReference"/>
        </w:rPr>
        <w:commentReference w:id="334"/>
      </w:r>
    </w:p>
    <w:p w14:paraId="3E096A6A" w14:textId="77777777" w:rsidR="009B5E1D" w:rsidRPr="005B244E" w:rsidRDefault="009B5E1D" w:rsidP="00B22037">
      <w:pPr>
        <w:jc w:val="both"/>
      </w:pP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335"/>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598516E8"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t>
      </w:r>
      <w:commentRangeStart w:id="336"/>
      <w:del w:id="337" w:author="Björn Jörges" w:date="2020-08-28T04:08:00Z">
        <w:r w:rsidR="005B244E" w:rsidDel="00B1619C">
          <w:delText>we did not find effects of target size, i.e., participants seemed to expect the same air drag forces regardless of the size of the target</w:delText>
        </w:r>
      </w:del>
      <w:ins w:id="338" w:author="Björn Jörges" w:date="2020-08-28T04:08:00Z">
        <w:r w:rsidR="00B1619C">
          <w:t xml:space="preserve">any potential effect of target size on air drag-based extrapolation may have been obscured by </w:t>
        </w:r>
      </w:ins>
      <w:ins w:id="339" w:author="Björn Jörges" w:date="2020-08-28T04:09:00Z">
        <w:r w:rsidR="00B1619C">
          <w:t xml:space="preserve">confounding </w:t>
        </w:r>
      </w:ins>
      <w:ins w:id="340" w:author="Björn Jörges" w:date="2020-08-28T04:08:00Z">
        <w:r w:rsidR="00B1619C">
          <w:t>effects of target size</w:t>
        </w:r>
      </w:ins>
      <w:ins w:id="341" w:author="Björn Jörges" w:date="2020-08-28T04:09:00Z">
        <w:r w:rsidR="00B1619C">
          <w:t xml:space="preserve">, such as </w:t>
        </w:r>
      </w:ins>
      <w:ins w:id="342" w:author="Björn Jörges" w:date="2020-08-28T04:10:00Z">
        <w:r w:rsidR="00B1619C">
          <w:t xml:space="preserve">an </w:t>
        </w:r>
      </w:ins>
      <w:ins w:id="343" w:author="Björn Jörges" w:date="2020-08-28T04:11:00Z">
        <w:r w:rsidR="00B1619C">
          <w:t>incorrect interpretation of the distance to the target</w:t>
        </w:r>
      </w:ins>
      <w:r w:rsidR="005B244E">
        <w:t xml:space="preserve">. </w:t>
      </w:r>
      <w:del w:id="344" w:author="Björn Jörges" w:date="2020-08-28T04:11:00Z">
        <w:r w:rsidR="005B244E" w:rsidDel="00B1619C">
          <w:delText>We can</w:delText>
        </w:r>
      </w:del>
      <w:del w:id="345" w:author="Björn Jörges" w:date="2020-08-28T04:07:00Z">
        <w:r w:rsidR="005B244E" w:rsidDel="00B1619C">
          <w:delText xml:space="preserve"> </w:delText>
        </w:r>
      </w:del>
      <w:del w:id="346" w:author="Björn Jörges" w:date="2020-08-28T04:11:00Z">
        <w:r w:rsidR="005B244E" w:rsidDel="00B1619C">
          <w:delText xml:space="preserve">not say with certainty whether this occurs equally in real </w:delText>
        </w:r>
        <w:r w:rsidR="00DD2998" w:rsidDel="00B1619C">
          <w:delText>life or</w:delText>
        </w:r>
        <w:r w:rsidR="005B244E" w:rsidDel="00B1619C">
          <w:delText xml:space="preserve"> is an artifact of presentation in virtual reality. </w:delText>
        </w:r>
        <w:r w:rsidR="006A5074" w:rsidDel="00B1619C">
          <w:delText xml:space="preserve">Finally, the failure to demonstrate an effect of target size precluded us from </w:delText>
        </w:r>
        <w:r w:rsidR="00A530B9" w:rsidDel="00B1619C">
          <w:delText xml:space="preserve">duly </w:delText>
        </w:r>
        <w:r w:rsidR="006A5074" w:rsidDel="00B1619C">
          <w:delText xml:space="preserve">testing Hypothesis 3 about the interplay of prior knowledge of the object and online visual information about its size. </w:delText>
        </w:r>
      </w:del>
      <w:commentRangeEnd w:id="336"/>
      <w:r w:rsidR="00575B39">
        <w:rPr>
          <w:rStyle w:val="CommentReference"/>
        </w:rPr>
        <w:commentReference w:id="336"/>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335"/>
      <w:r w:rsidR="002F0A4C">
        <w:rPr>
          <w:rStyle w:val="CommentReference"/>
        </w:rPr>
        <w:commentReference w:id="335"/>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 xml:space="preserve">BA was supported by the fellowship FPU17/01248 from </w:t>
      </w:r>
      <w:proofErr w:type="spellStart"/>
      <w:r w:rsidRPr="00091DE0">
        <w:t>Ministerio</w:t>
      </w:r>
      <w:proofErr w:type="spellEnd"/>
      <w:r w:rsidRPr="00091DE0">
        <w:t xml:space="preserve"> de </w:t>
      </w:r>
      <w:proofErr w:type="spellStart"/>
      <w:r w:rsidRPr="00091DE0">
        <w:t>Educación</w:t>
      </w:r>
      <w:proofErr w:type="spellEnd"/>
      <w:r w:rsidRPr="00091DE0">
        <w:t xml:space="preserve"> y </w:t>
      </w:r>
      <w:proofErr w:type="spellStart"/>
      <w:r w:rsidRPr="00091DE0">
        <w:t>Formación</w:t>
      </w:r>
      <w:proofErr w:type="spellEnd"/>
      <w:r>
        <w:t xml:space="preserve"> </w:t>
      </w:r>
      <w:proofErr w:type="spellStart"/>
      <w:r w:rsidRPr="00091DE0">
        <w:t>Profesional</w:t>
      </w:r>
      <w:proofErr w:type="spellEnd"/>
      <w:r w:rsidRPr="00091DE0">
        <w:t xml:space="preserve"> of the Spanish government. </w:t>
      </w:r>
      <w:r w:rsidR="003672A6">
        <w:t>BJ was funded by the Canadian Space Agency (</w:t>
      </w:r>
      <w:commentRangeStart w:id="347"/>
      <w:r w:rsidR="003672A6">
        <w:t>CSA</w:t>
      </w:r>
      <w:commentRangeEnd w:id="347"/>
      <w:r w:rsidR="00C62312" w:rsidRPr="00091DE0">
        <w:commentReference w:id="347"/>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lastRenderedPageBreak/>
        <w:t>References</w:t>
      </w:r>
    </w:p>
    <w:p w14:paraId="3B331B61" w14:textId="114F3846" w:rsidR="00162546" w:rsidRPr="00162546" w:rsidRDefault="00410C3D" w:rsidP="0016254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348" w:author="Björn Jörges" w:date="2020-05-06T23:26:00Z">
            <w:rPr>
              <w:rFonts w:ascii="Calibri" w:hAnsi="Calibri" w:cs="Calibri"/>
              <w:noProof/>
              <w:szCs w:val="24"/>
            </w:rPr>
          </w:rPrChang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349" w:author="Joan López-Moliner" w:date="2020-05-04T09:45:00Z">
            <w:rPr>
              <w:rFonts w:ascii="Calibri" w:hAnsi="Calibri" w:cs="Calibri"/>
              <w:noProof/>
              <w:szCs w:val="24"/>
            </w:rPr>
          </w:rPrChange>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(April), 416–419. https://doi.org/10.1126/science.1107961</w:t>
      </w:r>
    </w:p>
    <w:p w14:paraId="2322A5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350" w:author="Björn Jörges" w:date="2020-05-06T23:26:00Z">
            <w:rPr>
              <w:rFonts w:ascii="Calibri" w:hAnsi="Calibri" w:cs="Calibri"/>
              <w:noProof/>
              <w:szCs w:val="24"/>
            </w:rPr>
          </w:rPrChang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EA7B3C" w:rsidRDefault="00162546" w:rsidP="00162546">
      <w:pPr>
        <w:widowControl w:val="0"/>
        <w:autoSpaceDE w:val="0"/>
        <w:autoSpaceDN w:val="0"/>
        <w:adjustRightInd w:val="0"/>
        <w:spacing w:line="240" w:lineRule="auto"/>
        <w:ind w:left="480" w:hanging="480"/>
        <w:rPr>
          <w:rFonts w:ascii="Calibri" w:hAnsi="Calibri" w:cs="Calibri"/>
          <w:noProof/>
          <w:szCs w:val="24"/>
          <w:lang w:val="es-ES"/>
          <w:rPrChange w:id="351" w:author="Joan López-Moliner" w:date="2020-05-04T09:45:00Z">
            <w:rPr>
              <w:rFonts w:ascii="Calibri" w:hAnsi="Calibri" w:cs="Calibri"/>
              <w:noProof/>
              <w:szCs w:val="24"/>
            </w:rPr>
          </w:rPrChange>
        </w:rPr>
      </w:pPr>
      <w:r w:rsidRPr="00162546">
        <w:rPr>
          <w:rFonts w:ascii="Calibri" w:hAnsi="Calibri" w:cs="Calibri"/>
          <w:noProof/>
          <w:szCs w:val="24"/>
        </w:rPr>
        <w:t xml:space="preserve">La Scaleia, B., Zago, M., Moscatelli, A., Lacquaniti, F., &amp; Viviani, P. (2014). Implied dynamics biases the visual perception of velocity. </w:t>
      </w:r>
      <w:r w:rsidRPr="00EA7B3C">
        <w:rPr>
          <w:rFonts w:ascii="Calibri" w:hAnsi="Calibri" w:cs="Calibri"/>
          <w:i/>
          <w:iCs/>
          <w:noProof/>
          <w:szCs w:val="24"/>
          <w:lang w:val="es-ES"/>
          <w:rPrChange w:id="352" w:author="Joan López-Moliner" w:date="2020-05-04T09:45:00Z">
            <w:rPr>
              <w:rFonts w:ascii="Calibri" w:hAnsi="Calibri" w:cs="Calibri"/>
              <w:i/>
              <w:iCs/>
              <w:noProof/>
              <w:szCs w:val="24"/>
            </w:rPr>
          </w:rPrChange>
        </w:rPr>
        <w:t>PLoS ONE</w:t>
      </w:r>
      <w:r w:rsidRPr="00EA7B3C">
        <w:rPr>
          <w:rFonts w:ascii="Calibri" w:hAnsi="Calibri" w:cs="Calibri"/>
          <w:noProof/>
          <w:szCs w:val="24"/>
          <w:lang w:val="es-ES"/>
          <w:rPrChange w:id="353" w:author="Joan López-Moliner" w:date="2020-05-04T09:45:00Z">
            <w:rPr>
              <w:rFonts w:ascii="Calibri" w:hAnsi="Calibri" w:cs="Calibri"/>
              <w:noProof/>
              <w:szCs w:val="24"/>
            </w:rPr>
          </w:rPrChange>
        </w:rPr>
        <w:t xml:space="preserve">, </w:t>
      </w:r>
      <w:r w:rsidRPr="00EA7B3C">
        <w:rPr>
          <w:rFonts w:ascii="Calibri" w:hAnsi="Calibri" w:cs="Calibri"/>
          <w:i/>
          <w:iCs/>
          <w:noProof/>
          <w:szCs w:val="24"/>
          <w:lang w:val="es-ES"/>
          <w:rPrChange w:id="354" w:author="Joan López-Moliner" w:date="2020-05-04T09:45:00Z">
            <w:rPr>
              <w:rFonts w:ascii="Calibri" w:hAnsi="Calibri" w:cs="Calibri"/>
              <w:i/>
              <w:iCs/>
              <w:noProof/>
              <w:szCs w:val="24"/>
            </w:rPr>
          </w:rPrChange>
        </w:rPr>
        <w:t>9</w:t>
      </w:r>
      <w:r w:rsidRPr="00EA7B3C">
        <w:rPr>
          <w:rFonts w:ascii="Calibri" w:hAnsi="Calibri" w:cs="Calibri"/>
          <w:noProof/>
          <w:szCs w:val="24"/>
          <w:lang w:val="es-ES"/>
          <w:rPrChange w:id="355" w:author="Joan López-Moliner" w:date="2020-05-04T09:45:00Z">
            <w:rPr>
              <w:rFonts w:ascii="Calibri" w:hAnsi="Calibri" w:cs="Calibri"/>
              <w:noProof/>
              <w:szCs w:val="24"/>
            </w:rPr>
          </w:rPrChange>
        </w:rPr>
        <w:t>(3). https://doi.org/10.1371/journal.pone.0093020</w:t>
      </w:r>
    </w:p>
    <w:p w14:paraId="6D96865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356" w:author="Joan López-Moliner" w:date="2020-05-04T09:45:00Z">
            <w:rPr>
              <w:rFonts w:ascii="Calibri" w:hAnsi="Calibri" w:cs="Calibri"/>
              <w:noProof/>
              <w:szCs w:val="24"/>
            </w:rPr>
          </w:rPrChange>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lastRenderedPageBreak/>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w:t>
      </w:r>
      <w:r w:rsidRPr="00162546">
        <w:rPr>
          <w:rFonts w:ascii="Calibri" w:hAnsi="Calibri" w:cs="Calibri"/>
          <w:noProof/>
          <w:szCs w:val="24"/>
        </w:rPr>
        <w:lastRenderedPageBreak/>
        <w:t xml:space="preserve">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Pr>
          <w:noProof/>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357" w:name="_Ref37724857"/>
      <w:r>
        <w:t xml:space="preserve">Complementary Figure </w:t>
      </w:r>
      <w:r w:rsidR="00C41381">
        <w:fldChar w:fldCharType="begin"/>
      </w:r>
      <w:r w:rsidR="00C41381">
        <w:instrText xml:space="preserve"> SEQ Complementary_Figure \* ARABIC </w:instrText>
      </w:r>
      <w:r w:rsidR="00C41381">
        <w:fldChar w:fldCharType="separate"/>
      </w:r>
      <w:r>
        <w:rPr>
          <w:noProof/>
        </w:rPr>
        <w:t>1</w:t>
      </w:r>
      <w:r w:rsidR="00C41381">
        <w:rPr>
          <w:noProof/>
        </w:rPr>
        <w:fldChar w:fldCharType="end"/>
      </w:r>
      <w:bookmarkEnd w:id="357"/>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jörn Jörges" w:date="2020-04-15T08:01:00Z" w:initials="BJ">
    <w:p w14:paraId="110A95FF" w14:textId="3937073F" w:rsidR="00A161CF" w:rsidRDefault="00A161CF">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A161CF" w:rsidRDefault="00A161CF">
      <w:pPr>
        <w:pStyle w:val="CommentText"/>
      </w:pPr>
    </w:p>
    <w:p w14:paraId="19BC659A" w14:textId="5E2900EC" w:rsidR="00A161CF" w:rsidRDefault="00A161CF">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A161CF" w:rsidRDefault="00A161CF">
      <w:pPr>
        <w:pStyle w:val="CommentText"/>
      </w:pPr>
      <w:r>
        <w:rPr>
          <w:rStyle w:val="CommentReference"/>
        </w:rPr>
        <w:annotationRef/>
      </w:r>
      <w:r>
        <w:t>Expanded on the Bayesian analysis (see also below)</w:t>
      </w:r>
    </w:p>
  </w:comment>
  <w:comment w:id="8" w:author="Björn Jörges" w:date="2020-04-15T08:20:00Z" w:initials="BJ">
    <w:p w14:paraId="40DA9C57" w14:textId="12E7B72B" w:rsidR="00A161CF" w:rsidRDefault="00A161CF">
      <w:pPr>
        <w:pStyle w:val="CommentText"/>
      </w:pPr>
      <w:r>
        <w:rPr>
          <w:rStyle w:val="CommentReference"/>
        </w:rPr>
        <w:annotationRef/>
      </w:r>
      <w:r>
        <w:t>Included confidence interval bootstrap step, and explained how a Bayesian analysis can help</w:t>
      </w:r>
    </w:p>
  </w:comment>
  <w:comment w:id="53" w:author="Björn Jörges" w:date="2020-08-28T04:27:00Z" w:initials="BJ">
    <w:p w14:paraId="72B02B0D" w14:textId="129D461C" w:rsidR="009A13F2" w:rsidRPr="001609A4" w:rsidRDefault="009A13F2">
      <w:pPr>
        <w:pStyle w:val="CommentText"/>
        <w:rPr>
          <w:lang w:val="es-ES"/>
        </w:rPr>
      </w:pPr>
      <w:r>
        <w:rPr>
          <w:rStyle w:val="CommentReference"/>
        </w:rPr>
        <w:annotationRef/>
      </w:r>
      <w:r>
        <w:rPr>
          <w:rStyle w:val="CommentReference"/>
        </w:rPr>
        <w:annotationRef/>
      </w:r>
      <w:r w:rsidRPr="001609A4">
        <w:rPr>
          <w:lang w:val="es-ES"/>
        </w:rPr>
        <w:t>08-28: New</w:t>
      </w:r>
    </w:p>
  </w:comment>
  <w:comment w:id="66" w:author="Björn Jörges" w:date="2020-08-28T04:25:00Z" w:initials="BJ">
    <w:p w14:paraId="04F2C91E" w14:textId="77777777" w:rsidR="009A13F2" w:rsidRPr="001609A4" w:rsidRDefault="009A13F2">
      <w:pPr>
        <w:pStyle w:val="CommentText"/>
        <w:rPr>
          <w:lang w:val="es-ES"/>
        </w:rPr>
      </w:pPr>
      <w:r>
        <w:rPr>
          <w:rStyle w:val="CommentReference"/>
        </w:rPr>
        <w:annotationRef/>
      </w:r>
      <w:r>
        <w:rPr>
          <w:rStyle w:val="CommentReference"/>
        </w:rPr>
        <w:annotationRef/>
      </w:r>
      <w:r w:rsidRPr="001609A4">
        <w:rPr>
          <w:lang w:val="es-ES"/>
        </w:rPr>
        <w:t>08-28: New</w:t>
      </w:r>
    </w:p>
    <w:p w14:paraId="0AAB7A8F" w14:textId="7404AEBB" w:rsidR="009A13F2" w:rsidRPr="009A13F2" w:rsidRDefault="009A13F2">
      <w:pPr>
        <w:pStyle w:val="CommentText"/>
        <w:rPr>
          <w:lang w:val="es-ES"/>
        </w:rPr>
      </w:pPr>
      <w:r w:rsidRPr="009A13F2">
        <w:rPr>
          <w:lang w:val="es-ES"/>
        </w:rPr>
        <w:t xml:space="preserve">Nueva </w:t>
      </w:r>
      <w:proofErr w:type="spellStart"/>
      <w:r w:rsidRPr="009A13F2">
        <w:rPr>
          <w:lang w:val="es-ES"/>
        </w:rPr>
        <w:t>version</w:t>
      </w:r>
      <w:proofErr w:type="spellEnd"/>
      <w:r w:rsidRPr="009A13F2">
        <w:rPr>
          <w:lang w:val="es-ES"/>
        </w:rPr>
        <w:t xml:space="preserve"> de </w:t>
      </w:r>
      <w:proofErr w:type="spellStart"/>
      <w:r w:rsidRPr="009A13F2">
        <w:rPr>
          <w:lang w:val="es-ES"/>
        </w:rPr>
        <w:t>prediccion</w:t>
      </w:r>
      <w:proofErr w:type="spellEnd"/>
      <w:r w:rsidRPr="009A13F2">
        <w:rPr>
          <w:lang w:val="es-ES"/>
        </w:rPr>
        <w:t xml:space="preserve"> </w:t>
      </w:r>
      <w:proofErr w:type="spellStart"/>
      <w:r>
        <w:rPr>
          <w:lang w:val="es-ES"/>
        </w:rPr>
        <w:t>pa</w:t>
      </w:r>
      <w:proofErr w:type="spellEnd"/>
      <w:r>
        <w:rPr>
          <w:lang w:val="es-ES"/>
        </w:rPr>
        <w:t xml:space="preserve"> H3. </w:t>
      </w:r>
      <w:proofErr w:type="gramStart"/>
      <w:r>
        <w:rPr>
          <w:lang w:val="es-ES"/>
        </w:rPr>
        <w:t>Lo cambia un poco, pero bueno, no hay efecto ni de cona!</w:t>
      </w:r>
      <w:proofErr w:type="gramEnd"/>
    </w:p>
  </w:comment>
  <w:comment w:id="117" w:author="Björn Jörges" w:date="2020-04-15T08:17:00Z" w:initials="BJ">
    <w:p w14:paraId="3D6A3D59" w14:textId="77777777" w:rsidR="00A161CF" w:rsidRDefault="00A161CF">
      <w:pPr>
        <w:pStyle w:val="CommentText"/>
      </w:pPr>
      <w:r>
        <w:rPr>
          <w:rStyle w:val="CommentReference"/>
        </w:rPr>
        <w:annotationRef/>
      </w:r>
      <w:r>
        <w:t>We expanded a bit on the reasoning for this hypothesis.</w:t>
      </w:r>
    </w:p>
    <w:p w14:paraId="02E46ABE" w14:textId="77777777" w:rsidR="00A161CF" w:rsidRDefault="00A161CF">
      <w:pPr>
        <w:pStyle w:val="CommentText"/>
      </w:pPr>
    </w:p>
    <w:p w14:paraId="2BEED4C3" w14:textId="61F2A1A5" w:rsidR="00A161CF" w:rsidRDefault="00A161CF">
      <w:pPr>
        <w:pStyle w:val="CommentText"/>
      </w:pPr>
      <w:r>
        <w:t>DOUBLE CHECK MODEL</w:t>
      </w:r>
    </w:p>
  </w:comment>
  <w:comment w:id="129" w:author="Björn Jörges" w:date="2020-04-15T08:26:00Z" w:initials="BJ">
    <w:p w14:paraId="421ABC7C" w14:textId="77777777" w:rsidR="00A161CF" w:rsidRDefault="00A161CF"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A161CF" w:rsidRDefault="00A161CF" w:rsidP="0004593D">
      <w:pPr>
        <w:pStyle w:val="CommentText"/>
      </w:pPr>
    </w:p>
    <w:p w14:paraId="4BC71C7F" w14:textId="0941366C" w:rsidR="00A161CF" w:rsidRDefault="00A161CF">
      <w:pPr>
        <w:pStyle w:val="CommentText"/>
      </w:pPr>
    </w:p>
  </w:comment>
  <w:comment w:id="130" w:author="Björn Jörges" w:date="2020-04-15T08:20:00Z" w:initials="BJ">
    <w:p w14:paraId="11C3A96F" w14:textId="40B4738A" w:rsidR="00A161CF" w:rsidRDefault="00A161CF">
      <w:pPr>
        <w:pStyle w:val="CommentText"/>
      </w:pPr>
      <w:r>
        <w:rPr>
          <w:rStyle w:val="CommentReference"/>
        </w:rPr>
        <w:annotationRef/>
      </w:r>
      <w:r>
        <w:t>Expanded on Bayesian analysis</w:t>
      </w:r>
    </w:p>
  </w:comment>
  <w:comment w:id="136" w:author="Björn Jörges" w:date="2020-04-15T08:25:00Z" w:initials="BJ">
    <w:p w14:paraId="3ADD89BD" w14:textId="03B28D43" w:rsidR="00A161CF" w:rsidRDefault="00A161CF">
      <w:pPr>
        <w:pStyle w:val="CommentText"/>
      </w:pPr>
      <w:r>
        <w:rPr>
          <w:rStyle w:val="CommentReference"/>
        </w:rPr>
        <w:annotationRef/>
      </w:r>
      <w:r>
        <w:t>Added missing statistics, information about intercepts and the bootstrap analysis</w:t>
      </w:r>
    </w:p>
  </w:comment>
  <w:comment w:id="145" w:author="Joan López-Moliner" w:date="2020-05-04T11:08:00Z" w:initials="JM">
    <w:p w14:paraId="7F326BCF" w14:textId="48A2A4BD" w:rsidR="00A161CF" w:rsidRDefault="00A161CF">
      <w:pPr>
        <w:pStyle w:val="CommentText"/>
      </w:pPr>
      <w:r>
        <w:rPr>
          <w:rStyle w:val="CommentReference"/>
        </w:rPr>
        <w:annotationRef/>
      </w:r>
      <w:r>
        <w:t xml:space="preserve">I think that having only Ball Size in the test model is not the proper way to test hypothesis 2 related to air-drag. We should look at the interaction </w:t>
      </w:r>
      <w:proofErr w:type="spellStart"/>
      <w:r>
        <w:t>airdrag</w:t>
      </w:r>
      <w:proofErr w:type="spellEnd"/>
      <w:r>
        <w:t xml:space="preserve"> x ball size. Any effect you found in models (19) and (20) could have been related to other non-</w:t>
      </w:r>
      <w:proofErr w:type="spellStart"/>
      <w:r>
        <w:t>airdrag</w:t>
      </w:r>
      <w:proofErr w:type="spellEnd"/>
      <w:r>
        <w:t xml:space="preserve"> related effects. We know size affects perceived speed (also in depth which is not the case). </w:t>
      </w:r>
    </w:p>
  </w:comment>
  <w:comment w:id="225" w:author="Joan López-Moliner" w:date="2020-05-04T11:12:00Z" w:initials="JM">
    <w:p w14:paraId="2296C24D" w14:textId="171A8373" w:rsidR="00A161CF" w:rsidRDefault="00A161CF">
      <w:pPr>
        <w:pStyle w:val="CommentText"/>
      </w:pPr>
      <w:r>
        <w:rPr>
          <w:rStyle w:val="CommentReference"/>
        </w:rPr>
        <w:annotationRef/>
      </w:r>
      <w:r>
        <w:t xml:space="preserve">We </w:t>
      </w:r>
      <w:proofErr w:type="gramStart"/>
      <w:r>
        <w:t>don't</w:t>
      </w:r>
      <w:proofErr w:type="gramEnd"/>
      <w:r>
        <w:t xml:space="preserve"> know this.</w:t>
      </w:r>
    </w:p>
  </w:comment>
  <w:comment w:id="237" w:author="Joan López-Moliner" w:date="2020-05-04T11:12:00Z" w:initials="JM">
    <w:p w14:paraId="6F31923D" w14:textId="5B2B5D6F" w:rsidR="00A161CF" w:rsidRDefault="00A161CF">
      <w:pPr>
        <w:pStyle w:val="CommentText"/>
      </w:pPr>
      <w:r>
        <w:rPr>
          <w:rStyle w:val="CommentReference"/>
        </w:rPr>
        <w:annotationRef/>
      </w:r>
      <w:r>
        <w:t>I think we should first look at the predicted differences in the interaction air-drag x ball size</w:t>
      </w:r>
    </w:p>
  </w:comment>
  <w:comment w:id="196" w:author="Björn Jörges" w:date="2020-04-15T08:27:00Z" w:initials="BJ">
    <w:p w14:paraId="25D18B21" w14:textId="6D165437" w:rsidR="00A161CF" w:rsidRDefault="00A161CF">
      <w:pPr>
        <w:pStyle w:val="CommentText"/>
      </w:pPr>
      <w:r>
        <w:rPr>
          <w:rStyle w:val="CommentReference"/>
        </w:rPr>
        <w:annotationRef/>
      </w:r>
      <w:r>
        <w:t xml:space="preserve">I mis-interpreted the results for Hypothesis 2 in my first go, shame on me. The effect goes </w:t>
      </w:r>
      <w:proofErr w:type="gramStart"/>
      <w:r>
        <w:t>actually in</w:t>
      </w:r>
      <w:proofErr w:type="gramEnd"/>
      <w:r>
        <w:t xml:space="preserve"> the opposite direction of what we were expecting, which we interpret as evidence that they don’t adapt their air drag-related predictions according to the object size. Hypothesis 3 is thus obsolete. (If they </w:t>
      </w:r>
      <w:proofErr w:type="gramStart"/>
      <w:r>
        <w:t>don’t</w:t>
      </w:r>
      <w:proofErr w:type="gramEnd"/>
      <w:r>
        <w:t xml:space="preserve"> differentiate between different sizes, </w:t>
      </w:r>
      <w:proofErr w:type="spellStart"/>
      <w:r>
        <w:t>its</w:t>
      </w:r>
      <w:proofErr w:type="spellEnd"/>
      <w:r>
        <w:t xml:space="preserve"> pretty much impossible that there is an effect of texture/familiarity)</w:t>
      </w:r>
    </w:p>
  </w:comment>
  <w:comment w:id="239" w:author="Björn Jörges" w:date="2020-08-28T04:25:00Z" w:initials="BJ">
    <w:p w14:paraId="527B2447" w14:textId="015F1F0D" w:rsidR="009A13F2" w:rsidRDefault="009A13F2">
      <w:pPr>
        <w:pStyle w:val="CommentText"/>
      </w:pPr>
      <w:r>
        <w:rPr>
          <w:rStyle w:val="CommentReference"/>
        </w:rPr>
        <w:annotationRef/>
      </w:r>
      <w:r>
        <w:rPr>
          <w:rStyle w:val="CommentReference"/>
        </w:rPr>
        <w:annotationRef/>
      </w:r>
      <w:r>
        <w:t>08-28: New</w:t>
      </w:r>
    </w:p>
  </w:comment>
  <w:comment w:id="272" w:author="Björn Jörges" w:date="2020-04-15T10:13:00Z" w:initials="BJ">
    <w:p w14:paraId="40FB1B83" w14:textId="5787AA9A" w:rsidR="00A161CF" w:rsidRDefault="00A161CF">
      <w:pPr>
        <w:pStyle w:val="CommentText"/>
      </w:pPr>
      <w:r>
        <w:rPr>
          <w:rStyle w:val="CommentReference"/>
        </w:rPr>
        <w:annotationRef/>
      </w:r>
      <w:r>
        <w:t>Kept to a minimum, since Hypothesis 2 was not supported</w:t>
      </w:r>
    </w:p>
  </w:comment>
  <w:comment w:id="314" w:author="Björn Jörges" w:date="2020-04-15T10:13:00Z" w:initials="BJ">
    <w:p w14:paraId="39E14699" w14:textId="77777777" w:rsidR="00A161CF" w:rsidRDefault="00A161CF"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A161CF" w:rsidRDefault="00A161CF">
      <w:pPr>
        <w:pStyle w:val="CommentText"/>
      </w:pPr>
    </w:p>
  </w:comment>
  <w:comment w:id="273" w:author="Björn Jörges" w:date="2020-08-28T04:25:00Z" w:initials="BJ">
    <w:p w14:paraId="5352536F" w14:textId="2C888ADF" w:rsidR="00673079" w:rsidRDefault="00673079">
      <w:pPr>
        <w:pStyle w:val="CommentText"/>
      </w:pPr>
      <w:r>
        <w:rPr>
          <w:rStyle w:val="CommentReference"/>
        </w:rPr>
        <w:annotationRef/>
      </w:r>
      <w:r>
        <w:rPr>
          <w:rStyle w:val="CommentReference"/>
        </w:rPr>
        <w:annotationRef/>
      </w:r>
      <w:r>
        <w:t>08-28: New</w:t>
      </w:r>
    </w:p>
  </w:comment>
  <w:comment w:id="318" w:author="Björn Jörges" w:date="2020-04-15T08:51:00Z" w:initials="BJ">
    <w:p w14:paraId="11256BDF" w14:textId="77736068" w:rsidR="00A161CF" w:rsidRDefault="00A161CF">
      <w:pPr>
        <w:pStyle w:val="CommentText"/>
      </w:pPr>
      <w:r>
        <w:rPr>
          <w:rStyle w:val="CommentReference"/>
        </w:rPr>
        <w:annotationRef/>
      </w:r>
      <w:r>
        <w:t>These paragraphs are new</w:t>
      </w:r>
    </w:p>
  </w:comment>
  <w:comment w:id="319" w:author="Björn Jörges" w:date="2020-08-28T04:24:00Z" w:initials="BJ">
    <w:p w14:paraId="6883A51E" w14:textId="549C0CF9" w:rsidR="00575B39" w:rsidRDefault="00575B39">
      <w:pPr>
        <w:pStyle w:val="CommentText"/>
      </w:pPr>
      <w:r>
        <w:rPr>
          <w:rStyle w:val="CommentReference"/>
        </w:rPr>
        <w:annotationRef/>
      </w:r>
      <w:r>
        <w:t>08-28: New</w:t>
      </w:r>
    </w:p>
  </w:comment>
  <w:comment w:id="334" w:author="Björn Jörges" w:date="2020-04-15T08:52:00Z" w:initials="BJ">
    <w:p w14:paraId="20466C3F" w14:textId="3AC7504A" w:rsidR="00A161CF" w:rsidRDefault="00A161CF">
      <w:pPr>
        <w:pStyle w:val="CommentText"/>
      </w:pPr>
      <w:r>
        <w:rPr>
          <w:rStyle w:val="CommentReference"/>
        </w:rPr>
        <w:annotationRef/>
      </w:r>
      <w:r>
        <w:t>This is new, too</w:t>
      </w:r>
    </w:p>
  </w:comment>
  <w:comment w:id="336" w:author="Björn Jörges" w:date="2020-08-28T04:24:00Z" w:initials="BJ">
    <w:p w14:paraId="017E7429" w14:textId="003CCCDE" w:rsidR="00575B39" w:rsidRDefault="00575B39">
      <w:pPr>
        <w:pStyle w:val="CommentText"/>
      </w:pPr>
      <w:r>
        <w:rPr>
          <w:rStyle w:val="CommentReference"/>
        </w:rPr>
        <w:annotationRef/>
      </w:r>
      <w:r>
        <w:rPr>
          <w:rStyle w:val="CommentReference"/>
        </w:rPr>
        <w:annotationRef/>
      </w:r>
      <w:r>
        <w:t>08-28: New</w:t>
      </w:r>
    </w:p>
  </w:comment>
  <w:comment w:id="335" w:author="Björn Jörges" w:date="2020-04-15T08:52:00Z" w:initials="BJ">
    <w:p w14:paraId="0B5FE946" w14:textId="73020ED4" w:rsidR="00A161CF" w:rsidRPr="00575B39" w:rsidRDefault="00A161CF">
      <w:pPr>
        <w:pStyle w:val="CommentText"/>
      </w:pPr>
      <w:r>
        <w:rPr>
          <w:rStyle w:val="CommentReference"/>
        </w:rPr>
        <w:annotationRef/>
      </w:r>
      <w:r w:rsidRPr="00575B39">
        <w:t>Adapted to reflect the results</w:t>
      </w:r>
    </w:p>
  </w:comment>
  <w:comment w:id="347" w:author="Björn Jörges" w:date="2020-04-15T10:26:00Z" w:initials="BJ">
    <w:p w14:paraId="19DDEE5E" w14:textId="74D4AEF5" w:rsidR="00A161CF" w:rsidRPr="00C62312" w:rsidRDefault="00A161CF">
      <w:pPr>
        <w:pStyle w:val="CommentText"/>
        <w:rPr>
          <w:lang w:val="es-ES"/>
        </w:rPr>
      </w:pPr>
      <w:r>
        <w:rPr>
          <w:rStyle w:val="CommentReference"/>
        </w:rPr>
        <w:annotationRef/>
      </w:r>
      <w:r w:rsidRPr="00C62312">
        <w:rPr>
          <w:lang w:val="es-ES"/>
        </w:rPr>
        <w:t xml:space="preserve">Hi </w:t>
      </w:r>
      <w:proofErr w:type="spellStart"/>
      <w:r w:rsidRPr="00C62312">
        <w:rPr>
          <w:lang w:val="es-ES"/>
        </w:rPr>
        <w:t>faltaria</w:t>
      </w:r>
      <w:proofErr w:type="spellEnd"/>
      <w:r w:rsidRPr="00C62312">
        <w:rPr>
          <w:lang w:val="es-ES"/>
        </w:rPr>
        <w:t xml:space="preserve"> el </w:t>
      </w:r>
      <w:proofErr w:type="spellStart"/>
      <w:r w:rsidRPr="00C62312">
        <w:rPr>
          <w:lang w:val="es-ES"/>
        </w:rPr>
        <w:t>teu</w:t>
      </w:r>
      <w:proofErr w:type="spellEnd"/>
      <w:r w:rsidRPr="00C62312">
        <w:rPr>
          <w:lang w:val="es-ES"/>
        </w:rPr>
        <w:t xml:space="preserve"> </w:t>
      </w:r>
      <w:proofErr w:type="spellStart"/>
      <w:r w:rsidRPr="00C62312">
        <w:rPr>
          <w:lang w:val="es-ES"/>
        </w:rPr>
        <w:t>funding</w:t>
      </w:r>
      <w:proofErr w:type="spellEnd"/>
      <w:r w:rsidRPr="00C62312">
        <w:rPr>
          <w:lang w:val="es-ES"/>
        </w:rPr>
        <w:t>,</w:t>
      </w:r>
      <w:r>
        <w:rPr>
          <w:lang w:val="es-ES"/>
        </w:rPr>
        <w:t xml:space="preserve"> no sé si encara </w:t>
      </w:r>
      <w:proofErr w:type="spellStart"/>
      <w:r>
        <w:rPr>
          <w:lang w:val="es-ES"/>
        </w:rPr>
        <w:t>és</w:t>
      </w:r>
      <w:proofErr w:type="spellEnd"/>
      <w:r>
        <w:rPr>
          <w:lang w:val="es-ES"/>
        </w:rPr>
        <w:t xml:space="preserve"> el </w:t>
      </w:r>
      <w:proofErr w:type="spellStart"/>
      <w:r>
        <w:rPr>
          <w:lang w:val="es-ES"/>
        </w:rPr>
        <w:t>mateix</w:t>
      </w:r>
      <w:proofErr w:type="spellEnd"/>
      <w:r>
        <w:rPr>
          <w:lang w:val="es-ES"/>
        </w:rPr>
        <w:t xml:space="preserve"> </w:t>
      </w:r>
      <w:proofErr w:type="spellStart"/>
      <w:r>
        <w:rPr>
          <w:lang w:val="es-ES"/>
        </w:rPr>
        <w:t>projecte</w:t>
      </w:r>
      <w:proofErr w:type="spellEnd"/>
      <w:r>
        <w:rPr>
          <w:lang w:val="es-ES"/>
        </w:rPr>
        <w:t xml:space="preserve"> del que </w:t>
      </w:r>
      <w:proofErr w:type="spellStart"/>
      <w:r>
        <w:rPr>
          <w:lang w:val="es-ES"/>
        </w:rPr>
        <w:t>tinc</w:t>
      </w:r>
      <w:proofErr w:type="spellEnd"/>
      <w:r>
        <w:rPr>
          <w:lang w:val="es-ES"/>
        </w:rPr>
        <w:t xml:space="preserve"> </w:t>
      </w:r>
      <w:proofErr w:type="spellStart"/>
      <w:r>
        <w:rPr>
          <w:lang w:val="es-ES"/>
        </w:rPr>
        <w:t>l’informació</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BC659A" w15:done="0"/>
  <w15:commentEx w15:paraId="0F1DDB6C" w15:done="0"/>
  <w15:commentEx w15:paraId="40DA9C57" w15:done="0"/>
  <w15:commentEx w15:paraId="72B02B0D" w15:done="0"/>
  <w15:commentEx w15:paraId="0AAB7A8F" w15:done="0"/>
  <w15:commentEx w15:paraId="2BEED4C3" w15:done="0"/>
  <w15:commentEx w15:paraId="4BC71C7F" w15:done="0"/>
  <w15:commentEx w15:paraId="11C3A96F" w15:done="0"/>
  <w15:commentEx w15:paraId="3ADD89BD" w15:done="0"/>
  <w15:commentEx w15:paraId="7F326BCF" w15:done="0"/>
  <w15:commentEx w15:paraId="2296C24D" w15:done="0"/>
  <w15:commentEx w15:paraId="6F31923D" w15:done="0"/>
  <w15:commentEx w15:paraId="25D18B21" w15:done="0"/>
  <w15:commentEx w15:paraId="527B2447" w15:done="0"/>
  <w15:commentEx w15:paraId="40FB1B83" w15:done="0"/>
  <w15:commentEx w15:paraId="184B9195" w15:done="0"/>
  <w15:commentEx w15:paraId="5352536F" w15:done="0"/>
  <w15:commentEx w15:paraId="11256BDF" w15:done="0"/>
  <w15:commentEx w15:paraId="6883A51E" w15:done="0"/>
  <w15:commentEx w15:paraId="20466C3F" w15:done="0"/>
  <w15:commentEx w15:paraId="017E7429" w15:done="0"/>
  <w15:commentEx w15:paraId="0B5FE946" w15:done="0"/>
  <w15:commentEx w15:paraId="19DDE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3061D" w16cex:dateUtc="2020-08-28T08:27:00Z"/>
  <w16cex:commentExtensible w16cex:durableId="22F305D3" w16cex:dateUtc="2020-08-28T08:25:00Z"/>
  <w16cex:commentExtensible w16cex:durableId="22F305B8" w16cex:dateUtc="2020-08-28T08:25:00Z"/>
  <w16cex:commentExtensible w16cex:durableId="22F305A0" w16cex:dateUtc="2020-08-28T08:25:00Z"/>
  <w16cex:commentExtensible w16cex:durableId="22F30565" w16cex:dateUtc="2020-08-28T08:24:00Z"/>
  <w16cex:commentExtensible w16cex:durableId="22F30572" w16cex:dateUtc="2020-08-28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BC659A" w16cid:durableId="22413DD1"/>
  <w16cid:commentId w16cid:paraId="0F1DDB6C" w16cid:durableId="22414168"/>
  <w16cid:commentId w16cid:paraId="40DA9C57" w16cid:durableId="22414269"/>
  <w16cid:commentId w16cid:paraId="72B02B0D" w16cid:durableId="22F3061D"/>
  <w16cid:commentId w16cid:paraId="0AAB7A8F" w16cid:durableId="22F305D3"/>
  <w16cid:commentId w16cid:paraId="2BEED4C3" w16cid:durableId="22414198"/>
  <w16cid:commentId w16cid:paraId="4BC71C7F" w16cid:durableId="224143C6"/>
  <w16cid:commentId w16cid:paraId="11C3A96F" w16cid:durableId="22414252"/>
  <w16cid:commentId w16cid:paraId="3ADD89BD" w16cid:durableId="2241438C"/>
  <w16cid:commentId w16cid:paraId="7F326BCF" w16cid:durableId="225A7625"/>
  <w16cid:commentId w16cid:paraId="2296C24D" w16cid:durableId="225A770C"/>
  <w16cid:commentId w16cid:paraId="6F31923D" w16cid:durableId="225A7730"/>
  <w16cid:commentId w16cid:paraId="25D18B21" w16cid:durableId="224143FB"/>
  <w16cid:commentId w16cid:paraId="527B2447" w16cid:durableId="22F305B8"/>
  <w16cid:commentId w16cid:paraId="40FB1B83" w16cid:durableId="22415CDC"/>
  <w16cid:commentId w16cid:paraId="184B9195" w16cid:durableId="22415CC7"/>
  <w16cid:commentId w16cid:paraId="5352536F" w16cid:durableId="22F305A0"/>
  <w16cid:commentId w16cid:paraId="11256BDF" w16cid:durableId="2241499F"/>
  <w16cid:commentId w16cid:paraId="6883A51E" w16cid:durableId="22F30565"/>
  <w16cid:commentId w16cid:paraId="20466C3F" w16cid:durableId="224149BD"/>
  <w16cid:commentId w16cid:paraId="017E7429" w16cid:durableId="22F30572"/>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2A984" w14:textId="77777777" w:rsidR="00C41381" w:rsidRDefault="00C41381" w:rsidP="006C306C">
      <w:pPr>
        <w:spacing w:after="0" w:line="240" w:lineRule="auto"/>
      </w:pPr>
      <w:r>
        <w:separator/>
      </w:r>
    </w:p>
  </w:endnote>
  <w:endnote w:type="continuationSeparator" w:id="0">
    <w:p w14:paraId="4FF5E7A1" w14:textId="77777777" w:rsidR="00C41381" w:rsidRDefault="00C41381"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6D581" w14:textId="77777777" w:rsidR="00C41381" w:rsidRDefault="00C41381" w:rsidP="006C306C">
      <w:pPr>
        <w:spacing w:after="0" w:line="240" w:lineRule="auto"/>
      </w:pPr>
      <w:r>
        <w:separator/>
      </w:r>
    </w:p>
  </w:footnote>
  <w:footnote w:type="continuationSeparator" w:id="0">
    <w:p w14:paraId="7AB87FED" w14:textId="77777777" w:rsidR="00C41381" w:rsidRDefault="00C41381"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377A2"/>
    <w:rsid w:val="000430F8"/>
    <w:rsid w:val="00044507"/>
    <w:rsid w:val="00044BE3"/>
    <w:rsid w:val="0004593D"/>
    <w:rsid w:val="00047573"/>
    <w:rsid w:val="000478E1"/>
    <w:rsid w:val="00047F60"/>
    <w:rsid w:val="000515AC"/>
    <w:rsid w:val="00054B68"/>
    <w:rsid w:val="00062AF3"/>
    <w:rsid w:val="0006438B"/>
    <w:rsid w:val="00065819"/>
    <w:rsid w:val="00066B47"/>
    <w:rsid w:val="00067501"/>
    <w:rsid w:val="00070687"/>
    <w:rsid w:val="00074BFA"/>
    <w:rsid w:val="00082B8C"/>
    <w:rsid w:val="000856B8"/>
    <w:rsid w:val="00087103"/>
    <w:rsid w:val="00091DE0"/>
    <w:rsid w:val="000955F7"/>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78"/>
    <w:rsid w:val="000E10F8"/>
    <w:rsid w:val="000E1AC4"/>
    <w:rsid w:val="000E24ED"/>
    <w:rsid w:val="000E5B03"/>
    <w:rsid w:val="000E6EF4"/>
    <w:rsid w:val="000E7CA9"/>
    <w:rsid w:val="000F2606"/>
    <w:rsid w:val="000F418C"/>
    <w:rsid w:val="000F42BF"/>
    <w:rsid w:val="000F705F"/>
    <w:rsid w:val="00103BDD"/>
    <w:rsid w:val="001045AC"/>
    <w:rsid w:val="00115BD2"/>
    <w:rsid w:val="00122D16"/>
    <w:rsid w:val="00122EC3"/>
    <w:rsid w:val="00126A28"/>
    <w:rsid w:val="001319FA"/>
    <w:rsid w:val="0013234F"/>
    <w:rsid w:val="001328CE"/>
    <w:rsid w:val="00134409"/>
    <w:rsid w:val="00136F9E"/>
    <w:rsid w:val="00137912"/>
    <w:rsid w:val="00143A8E"/>
    <w:rsid w:val="00144185"/>
    <w:rsid w:val="00147804"/>
    <w:rsid w:val="001525FD"/>
    <w:rsid w:val="00153222"/>
    <w:rsid w:val="00153790"/>
    <w:rsid w:val="0015469C"/>
    <w:rsid w:val="00154AE2"/>
    <w:rsid w:val="001609A4"/>
    <w:rsid w:val="00161216"/>
    <w:rsid w:val="00162546"/>
    <w:rsid w:val="00164BC2"/>
    <w:rsid w:val="0016726D"/>
    <w:rsid w:val="0017318A"/>
    <w:rsid w:val="00173434"/>
    <w:rsid w:val="00173954"/>
    <w:rsid w:val="00177D47"/>
    <w:rsid w:val="00182B1C"/>
    <w:rsid w:val="0018574F"/>
    <w:rsid w:val="00190F8C"/>
    <w:rsid w:val="00191DD9"/>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4412"/>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67D02"/>
    <w:rsid w:val="00276C55"/>
    <w:rsid w:val="00277B3F"/>
    <w:rsid w:val="0028008E"/>
    <w:rsid w:val="0028204D"/>
    <w:rsid w:val="002827A0"/>
    <w:rsid w:val="002872D2"/>
    <w:rsid w:val="002942E8"/>
    <w:rsid w:val="002A1ADA"/>
    <w:rsid w:val="002A7D6F"/>
    <w:rsid w:val="002B09EC"/>
    <w:rsid w:val="002B0EC1"/>
    <w:rsid w:val="002B176C"/>
    <w:rsid w:val="002B30EB"/>
    <w:rsid w:val="002B4499"/>
    <w:rsid w:val="002B5068"/>
    <w:rsid w:val="002C02FC"/>
    <w:rsid w:val="002C3FA2"/>
    <w:rsid w:val="002C56EC"/>
    <w:rsid w:val="002D59C0"/>
    <w:rsid w:val="002D7BF1"/>
    <w:rsid w:val="002E1527"/>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1BDC"/>
    <w:rsid w:val="00345AF4"/>
    <w:rsid w:val="003518C5"/>
    <w:rsid w:val="00355FE8"/>
    <w:rsid w:val="00361706"/>
    <w:rsid w:val="00365A71"/>
    <w:rsid w:val="003672A6"/>
    <w:rsid w:val="00370A6B"/>
    <w:rsid w:val="003824FB"/>
    <w:rsid w:val="003861EE"/>
    <w:rsid w:val="00392FE6"/>
    <w:rsid w:val="00393F22"/>
    <w:rsid w:val="00394CD9"/>
    <w:rsid w:val="00395EC1"/>
    <w:rsid w:val="0039660F"/>
    <w:rsid w:val="003A095A"/>
    <w:rsid w:val="003A1ECD"/>
    <w:rsid w:val="003A2264"/>
    <w:rsid w:val="003A2446"/>
    <w:rsid w:val="003A5D6B"/>
    <w:rsid w:val="003A6B67"/>
    <w:rsid w:val="003A7931"/>
    <w:rsid w:val="003B2872"/>
    <w:rsid w:val="003B378A"/>
    <w:rsid w:val="003B37C6"/>
    <w:rsid w:val="003C1AE8"/>
    <w:rsid w:val="003C36C4"/>
    <w:rsid w:val="003D00A7"/>
    <w:rsid w:val="003D269E"/>
    <w:rsid w:val="003D4526"/>
    <w:rsid w:val="003D6303"/>
    <w:rsid w:val="003D6362"/>
    <w:rsid w:val="003E1FB8"/>
    <w:rsid w:val="003E5D39"/>
    <w:rsid w:val="003E605F"/>
    <w:rsid w:val="003E6AC3"/>
    <w:rsid w:val="003E7C85"/>
    <w:rsid w:val="003F0038"/>
    <w:rsid w:val="003F248C"/>
    <w:rsid w:val="003F4A3B"/>
    <w:rsid w:val="003F7138"/>
    <w:rsid w:val="00400C9E"/>
    <w:rsid w:val="00401D9B"/>
    <w:rsid w:val="004052C0"/>
    <w:rsid w:val="0041068F"/>
    <w:rsid w:val="00410C3D"/>
    <w:rsid w:val="004140C9"/>
    <w:rsid w:val="0041727E"/>
    <w:rsid w:val="00417EA9"/>
    <w:rsid w:val="00422259"/>
    <w:rsid w:val="00423C69"/>
    <w:rsid w:val="00426B87"/>
    <w:rsid w:val="00426C0D"/>
    <w:rsid w:val="004346A8"/>
    <w:rsid w:val="0043561A"/>
    <w:rsid w:val="0043611B"/>
    <w:rsid w:val="004423E9"/>
    <w:rsid w:val="004439FB"/>
    <w:rsid w:val="00443E89"/>
    <w:rsid w:val="00454CF0"/>
    <w:rsid w:val="00455508"/>
    <w:rsid w:val="0046001F"/>
    <w:rsid w:val="0046022A"/>
    <w:rsid w:val="004609FC"/>
    <w:rsid w:val="0046135E"/>
    <w:rsid w:val="00461D30"/>
    <w:rsid w:val="004644B3"/>
    <w:rsid w:val="004662F3"/>
    <w:rsid w:val="00470041"/>
    <w:rsid w:val="004750B3"/>
    <w:rsid w:val="00480BAA"/>
    <w:rsid w:val="00483CDD"/>
    <w:rsid w:val="00483E1D"/>
    <w:rsid w:val="00486DE5"/>
    <w:rsid w:val="004876A1"/>
    <w:rsid w:val="004915C7"/>
    <w:rsid w:val="00494A47"/>
    <w:rsid w:val="004A25AA"/>
    <w:rsid w:val="004A4C6D"/>
    <w:rsid w:val="004A61C4"/>
    <w:rsid w:val="004A71E1"/>
    <w:rsid w:val="004A78FD"/>
    <w:rsid w:val="004B2274"/>
    <w:rsid w:val="004B4255"/>
    <w:rsid w:val="004B7C16"/>
    <w:rsid w:val="004C2528"/>
    <w:rsid w:val="004C4C24"/>
    <w:rsid w:val="004C61B3"/>
    <w:rsid w:val="004C6B75"/>
    <w:rsid w:val="004C7734"/>
    <w:rsid w:val="004D4C9D"/>
    <w:rsid w:val="004E484D"/>
    <w:rsid w:val="004F0E1B"/>
    <w:rsid w:val="004F2001"/>
    <w:rsid w:val="004F3A92"/>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7240"/>
    <w:rsid w:val="00532683"/>
    <w:rsid w:val="00534500"/>
    <w:rsid w:val="00534A34"/>
    <w:rsid w:val="00540D32"/>
    <w:rsid w:val="005445C6"/>
    <w:rsid w:val="0054533C"/>
    <w:rsid w:val="00546890"/>
    <w:rsid w:val="005514C5"/>
    <w:rsid w:val="005522E7"/>
    <w:rsid w:val="005524EE"/>
    <w:rsid w:val="00554D7B"/>
    <w:rsid w:val="00555821"/>
    <w:rsid w:val="005663F8"/>
    <w:rsid w:val="005724E4"/>
    <w:rsid w:val="00573E63"/>
    <w:rsid w:val="00574A34"/>
    <w:rsid w:val="00575B39"/>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244E"/>
    <w:rsid w:val="005B2920"/>
    <w:rsid w:val="005B2E73"/>
    <w:rsid w:val="005B3EC0"/>
    <w:rsid w:val="005B560C"/>
    <w:rsid w:val="005C2640"/>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379B"/>
    <w:rsid w:val="00617AA1"/>
    <w:rsid w:val="006221BA"/>
    <w:rsid w:val="00622426"/>
    <w:rsid w:val="00622DAF"/>
    <w:rsid w:val="00624045"/>
    <w:rsid w:val="006352FD"/>
    <w:rsid w:val="00640A0D"/>
    <w:rsid w:val="00641C7A"/>
    <w:rsid w:val="00645F99"/>
    <w:rsid w:val="00652E8A"/>
    <w:rsid w:val="006565D9"/>
    <w:rsid w:val="00656966"/>
    <w:rsid w:val="00660D60"/>
    <w:rsid w:val="006613B4"/>
    <w:rsid w:val="00662D79"/>
    <w:rsid w:val="00662E3D"/>
    <w:rsid w:val="006638EB"/>
    <w:rsid w:val="00665486"/>
    <w:rsid w:val="006662F8"/>
    <w:rsid w:val="00667662"/>
    <w:rsid w:val="00673079"/>
    <w:rsid w:val="006778A0"/>
    <w:rsid w:val="00683CFE"/>
    <w:rsid w:val="00683D69"/>
    <w:rsid w:val="00684BA5"/>
    <w:rsid w:val="00690FD5"/>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19F8"/>
    <w:rsid w:val="006E1DB8"/>
    <w:rsid w:val="006E44AD"/>
    <w:rsid w:val="006E6655"/>
    <w:rsid w:val="006F109A"/>
    <w:rsid w:val="006F1CCA"/>
    <w:rsid w:val="006F1E4D"/>
    <w:rsid w:val="006F284C"/>
    <w:rsid w:val="006F5F89"/>
    <w:rsid w:val="00706A91"/>
    <w:rsid w:val="00706C13"/>
    <w:rsid w:val="00707A8B"/>
    <w:rsid w:val="007108A9"/>
    <w:rsid w:val="00715460"/>
    <w:rsid w:val="007161D2"/>
    <w:rsid w:val="007164E4"/>
    <w:rsid w:val="007208A3"/>
    <w:rsid w:val="007212FD"/>
    <w:rsid w:val="00721DF3"/>
    <w:rsid w:val="0072302C"/>
    <w:rsid w:val="007234B3"/>
    <w:rsid w:val="0072483C"/>
    <w:rsid w:val="00726106"/>
    <w:rsid w:val="00732E22"/>
    <w:rsid w:val="00735DDF"/>
    <w:rsid w:val="00737D5F"/>
    <w:rsid w:val="007406AD"/>
    <w:rsid w:val="007459A6"/>
    <w:rsid w:val="00745CD3"/>
    <w:rsid w:val="007615FA"/>
    <w:rsid w:val="00763A72"/>
    <w:rsid w:val="007651EB"/>
    <w:rsid w:val="00766971"/>
    <w:rsid w:val="00770BC8"/>
    <w:rsid w:val="0077135F"/>
    <w:rsid w:val="00777712"/>
    <w:rsid w:val="0078018B"/>
    <w:rsid w:val="00785D38"/>
    <w:rsid w:val="0078741B"/>
    <w:rsid w:val="00793F11"/>
    <w:rsid w:val="00794692"/>
    <w:rsid w:val="00795C4F"/>
    <w:rsid w:val="00797B60"/>
    <w:rsid w:val="007A5EA5"/>
    <w:rsid w:val="007A697D"/>
    <w:rsid w:val="007A6B14"/>
    <w:rsid w:val="007B19AF"/>
    <w:rsid w:val="007C2B3C"/>
    <w:rsid w:val="007C392A"/>
    <w:rsid w:val="007C696F"/>
    <w:rsid w:val="007C7DAE"/>
    <w:rsid w:val="007D032D"/>
    <w:rsid w:val="007D065C"/>
    <w:rsid w:val="007D0A74"/>
    <w:rsid w:val="007D41E8"/>
    <w:rsid w:val="007D6393"/>
    <w:rsid w:val="007E2DE2"/>
    <w:rsid w:val="007E51E7"/>
    <w:rsid w:val="007F1585"/>
    <w:rsid w:val="007F16ED"/>
    <w:rsid w:val="008029BE"/>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3AB6"/>
    <w:rsid w:val="008E4971"/>
    <w:rsid w:val="008E7F6B"/>
    <w:rsid w:val="008F2DF0"/>
    <w:rsid w:val="00901CB6"/>
    <w:rsid w:val="0090257E"/>
    <w:rsid w:val="009044FC"/>
    <w:rsid w:val="0090664C"/>
    <w:rsid w:val="00907FFC"/>
    <w:rsid w:val="0091260F"/>
    <w:rsid w:val="00914AB2"/>
    <w:rsid w:val="00924FB4"/>
    <w:rsid w:val="0092614D"/>
    <w:rsid w:val="00926303"/>
    <w:rsid w:val="0093031E"/>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105B"/>
    <w:rsid w:val="00992E8F"/>
    <w:rsid w:val="00993195"/>
    <w:rsid w:val="0099376C"/>
    <w:rsid w:val="00993D85"/>
    <w:rsid w:val="00993F30"/>
    <w:rsid w:val="0099461A"/>
    <w:rsid w:val="00995EB9"/>
    <w:rsid w:val="00996E9E"/>
    <w:rsid w:val="0099701D"/>
    <w:rsid w:val="009A0979"/>
    <w:rsid w:val="009A13F2"/>
    <w:rsid w:val="009A25C5"/>
    <w:rsid w:val="009A26A6"/>
    <w:rsid w:val="009A53CB"/>
    <w:rsid w:val="009B5E1D"/>
    <w:rsid w:val="009B702B"/>
    <w:rsid w:val="009C2ACB"/>
    <w:rsid w:val="009C3185"/>
    <w:rsid w:val="009C404C"/>
    <w:rsid w:val="009D2D33"/>
    <w:rsid w:val="009D32B4"/>
    <w:rsid w:val="009D5335"/>
    <w:rsid w:val="009D6BC6"/>
    <w:rsid w:val="009D772E"/>
    <w:rsid w:val="009E3B5C"/>
    <w:rsid w:val="009E4144"/>
    <w:rsid w:val="009E536D"/>
    <w:rsid w:val="009F0869"/>
    <w:rsid w:val="009F316E"/>
    <w:rsid w:val="009F45C9"/>
    <w:rsid w:val="009F4868"/>
    <w:rsid w:val="009F4A02"/>
    <w:rsid w:val="00A020E6"/>
    <w:rsid w:val="00A0459C"/>
    <w:rsid w:val="00A06443"/>
    <w:rsid w:val="00A06FFE"/>
    <w:rsid w:val="00A07C33"/>
    <w:rsid w:val="00A07F7B"/>
    <w:rsid w:val="00A161CF"/>
    <w:rsid w:val="00A17055"/>
    <w:rsid w:val="00A1729D"/>
    <w:rsid w:val="00A2275C"/>
    <w:rsid w:val="00A27E06"/>
    <w:rsid w:val="00A303C4"/>
    <w:rsid w:val="00A367D0"/>
    <w:rsid w:val="00A37397"/>
    <w:rsid w:val="00A37696"/>
    <w:rsid w:val="00A40624"/>
    <w:rsid w:val="00A41AA2"/>
    <w:rsid w:val="00A46775"/>
    <w:rsid w:val="00A47273"/>
    <w:rsid w:val="00A511C2"/>
    <w:rsid w:val="00A51228"/>
    <w:rsid w:val="00A524D0"/>
    <w:rsid w:val="00A530B9"/>
    <w:rsid w:val="00A55EAE"/>
    <w:rsid w:val="00A5753F"/>
    <w:rsid w:val="00A6399B"/>
    <w:rsid w:val="00A63E27"/>
    <w:rsid w:val="00A6529B"/>
    <w:rsid w:val="00A71864"/>
    <w:rsid w:val="00A72038"/>
    <w:rsid w:val="00A72E30"/>
    <w:rsid w:val="00A7403F"/>
    <w:rsid w:val="00A76159"/>
    <w:rsid w:val="00A76338"/>
    <w:rsid w:val="00A76463"/>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2C1"/>
    <w:rsid w:val="00AF4421"/>
    <w:rsid w:val="00B002D0"/>
    <w:rsid w:val="00B00CD6"/>
    <w:rsid w:val="00B02A5F"/>
    <w:rsid w:val="00B03A3D"/>
    <w:rsid w:val="00B041E1"/>
    <w:rsid w:val="00B07FC5"/>
    <w:rsid w:val="00B13554"/>
    <w:rsid w:val="00B136E5"/>
    <w:rsid w:val="00B1371B"/>
    <w:rsid w:val="00B1496A"/>
    <w:rsid w:val="00B15D5A"/>
    <w:rsid w:val="00B1619C"/>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E32"/>
    <w:rsid w:val="00B51519"/>
    <w:rsid w:val="00B55B9B"/>
    <w:rsid w:val="00B56F10"/>
    <w:rsid w:val="00B651B8"/>
    <w:rsid w:val="00B664E3"/>
    <w:rsid w:val="00B66FE9"/>
    <w:rsid w:val="00B732B7"/>
    <w:rsid w:val="00B751F7"/>
    <w:rsid w:val="00B76301"/>
    <w:rsid w:val="00B76DE8"/>
    <w:rsid w:val="00B76F2F"/>
    <w:rsid w:val="00B76F61"/>
    <w:rsid w:val="00B80209"/>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52E8"/>
    <w:rsid w:val="00BB7152"/>
    <w:rsid w:val="00BC1BB1"/>
    <w:rsid w:val="00BC341D"/>
    <w:rsid w:val="00BC34E7"/>
    <w:rsid w:val="00BC575F"/>
    <w:rsid w:val="00BC5EA2"/>
    <w:rsid w:val="00BC625C"/>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5D3D"/>
    <w:rsid w:val="00C16886"/>
    <w:rsid w:val="00C174DC"/>
    <w:rsid w:val="00C206C5"/>
    <w:rsid w:val="00C21C25"/>
    <w:rsid w:val="00C21D42"/>
    <w:rsid w:val="00C31C34"/>
    <w:rsid w:val="00C3480F"/>
    <w:rsid w:val="00C374BB"/>
    <w:rsid w:val="00C37F7A"/>
    <w:rsid w:val="00C41381"/>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20CB"/>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2CF"/>
    <w:rsid w:val="00D23FCC"/>
    <w:rsid w:val="00D3242D"/>
    <w:rsid w:val="00D353B6"/>
    <w:rsid w:val="00D4291E"/>
    <w:rsid w:val="00D473A2"/>
    <w:rsid w:val="00D57C5D"/>
    <w:rsid w:val="00D63515"/>
    <w:rsid w:val="00D671F3"/>
    <w:rsid w:val="00D723DF"/>
    <w:rsid w:val="00D72703"/>
    <w:rsid w:val="00D75621"/>
    <w:rsid w:val="00D75E04"/>
    <w:rsid w:val="00D9221E"/>
    <w:rsid w:val="00DA04AD"/>
    <w:rsid w:val="00DA3054"/>
    <w:rsid w:val="00DA3A96"/>
    <w:rsid w:val="00DA5A0C"/>
    <w:rsid w:val="00DA6AA6"/>
    <w:rsid w:val="00DA7ACC"/>
    <w:rsid w:val="00DB1AF9"/>
    <w:rsid w:val="00DB27C6"/>
    <w:rsid w:val="00DC09C9"/>
    <w:rsid w:val="00DC250D"/>
    <w:rsid w:val="00DC4BB9"/>
    <w:rsid w:val="00DC5564"/>
    <w:rsid w:val="00DD0E36"/>
    <w:rsid w:val="00DD2998"/>
    <w:rsid w:val="00DD2A31"/>
    <w:rsid w:val="00DD71B7"/>
    <w:rsid w:val="00DD7D41"/>
    <w:rsid w:val="00DE2D35"/>
    <w:rsid w:val="00DE3390"/>
    <w:rsid w:val="00DF12B3"/>
    <w:rsid w:val="00DF19A7"/>
    <w:rsid w:val="00DF2D86"/>
    <w:rsid w:val="00DF2DEF"/>
    <w:rsid w:val="00DF4570"/>
    <w:rsid w:val="00DF729C"/>
    <w:rsid w:val="00E00D3D"/>
    <w:rsid w:val="00E015A1"/>
    <w:rsid w:val="00E01F1C"/>
    <w:rsid w:val="00E042EC"/>
    <w:rsid w:val="00E06353"/>
    <w:rsid w:val="00E07821"/>
    <w:rsid w:val="00E13A34"/>
    <w:rsid w:val="00E14AA4"/>
    <w:rsid w:val="00E16F22"/>
    <w:rsid w:val="00E16F8E"/>
    <w:rsid w:val="00E21FD0"/>
    <w:rsid w:val="00E235E4"/>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A7B3C"/>
    <w:rsid w:val="00EB03CA"/>
    <w:rsid w:val="00EB30C6"/>
    <w:rsid w:val="00EB3FEF"/>
    <w:rsid w:val="00EB6ED6"/>
    <w:rsid w:val="00EB74D8"/>
    <w:rsid w:val="00EC2370"/>
    <w:rsid w:val="00EC5084"/>
    <w:rsid w:val="00ED0F55"/>
    <w:rsid w:val="00ED2869"/>
    <w:rsid w:val="00ED29CA"/>
    <w:rsid w:val="00ED4695"/>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0EF8"/>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84F5C"/>
    <w:rsid w:val="00F9489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070B"/>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github.com/b-jorges/AirDrag"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D1EF77D4-5716-4C62-A41C-A71DABBB0B56}">
  <ds:schemaRefs>
    <ds:schemaRef ds:uri="http://schemas.openxmlformats.org/officeDocument/2006/bibliography"/>
  </ds:schemaRefs>
</ds:datastoreItem>
</file>

<file path=customXml/itemProps3.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docProps/app.xml><?xml version="1.0" encoding="utf-8"?>
<Properties xmlns="http://schemas.openxmlformats.org/officeDocument/2006/extended-properties" xmlns:vt="http://schemas.openxmlformats.org/officeDocument/2006/docPropsVTypes">
  <Template>Normal.dotm</Template>
  <TotalTime>5673</TotalTime>
  <Pages>20</Pages>
  <Words>23489</Words>
  <Characters>133889</Characters>
  <Application>Microsoft Office Word</Application>
  <DocSecurity>0</DocSecurity>
  <Lines>1115</Lines>
  <Paragraphs>314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37</cp:revision>
  <dcterms:created xsi:type="dcterms:W3CDTF">2020-05-09T03:55:00Z</dcterms:created>
  <dcterms:modified xsi:type="dcterms:W3CDTF">2020-08-28T08:34:00Z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